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479" w:rsidRPr="003D790D" w:rsidRDefault="00F14479" w:rsidP="00F14479">
      <w:pPr>
        <w:jc w:val="center"/>
        <w:rPr>
          <w:rFonts w:ascii="黑体" w:eastAsia="黑体" w:hint="eastAsia"/>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9"/>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7A64FD">
      <w:pPr>
        <w:spacing w:beforeLines="100" w:before="326"/>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firstRow="0" w:lastRow="0" w:firstColumn="0" w:lastColumn="0" w:noHBand="0" w:noVBand="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firstRow="0" w:lastRow="0" w:firstColumn="0" w:lastColumn="0" w:noHBand="0" w:noVBand="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proofErr w:type="gramStart"/>
            <w:r>
              <w:rPr>
                <w:rFonts w:eastAsia="黑体" w:hint="eastAsia"/>
                <w:spacing w:val="30"/>
                <w:kern w:val="10"/>
                <w:sz w:val="32"/>
              </w:rPr>
              <w:t>陈钦波</w:t>
            </w:r>
            <w:proofErr w:type="gramEnd"/>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5F6CE3" w:rsidRDefault="005F6CE3" w:rsidP="005F6CE3">
      <w:pPr>
        <w:spacing w:before="50" w:after="50"/>
        <w:jc w:val="left"/>
        <w:rPr>
          <w:b/>
          <w:color w:val="000000"/>
          <w:sz w:val="36"/>
          <w:szCs w:val="36"/>
        </w:rPr>
      </w:pPr>
      <w:bookmarkStart w:id="0" w:name="_Toc355765215"/>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D06C93" w:rsidRDefault="00D06C93">
      <w:pPr>
        <w:widowControl/>
        <w:jc w:val="left"/>
        <w:rPr>
          <w:rFonts w:eastAsia="黑体"/>
          <w:b/>
          <w:color w:val="000000"/>
          <w:sz w:val="28"/>
          <w:szCs w:val="28"/>
        </w:rPr>
      </w:pPr>
      <w:r>
        <w:rPr>
          <w:rFonts w:eastAsia="黑体"/>
          <w:b/>
          <w:color w:val="000000"/>
          <w:sz w:val="28"/>
          <w:szCs w:val="28"/>
        </w:rPr>
        <w:br w:type="page"/>
      </w: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proofErr w:type="gramStart"/>
      <w:r>
        <w:rPr>
          <w:rFonts w:hint="eastAsia"/>
          <w:color w:val="000000"/>
        </w:rPr>
        <w:t>陈钦波</w:t>
      </w:r>
      <w:proofErr w:type="gramEnd"/>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1C1C73" w:rsidRPr="004072B0" w:rsidRDefault="001C1C73">
      <w:pPr>
        <w:widowControl/>
        <w:jc w:val="left"/>
        <w:rPr>
          <w:color w:val="000000"/>
        </w:rPr>
      </w:pPr>
      <w:r w:rsidRPr="004072B0">
        <w:rPr>
          <w:color w:val="000000"/>
        </w:rPr>
        <w:br w:type="page"/>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7A64FD">
      <w:pPr>
        <w:spacing w:beforeLines="100" w:before="326"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footerReference w:type="even" r:id="rId10"/>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w:t>
      </w:r>
      <w:proofErr w:type="gramStart"/>
      <w:r w:rsidRPr="00585F34">
        <w:rPr>
          <w:rFonts w:ascii="宋体" w:hAnsi="宋体" w:hint="eastAsia"/>
        </w:rPr>
        <w:t>前沿物</w:t>
      </w:r>
      <w:proofErr w:type="gramEnd"/>
      <w:r w:rsidRPr="00585F34">
        <w:rPr>
          <w:rFonts w:ascii="宋体" w:hAnsi="宋体" w:hint="eastAsia"/>
        </w:rPr>
        <w:t>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proofErr w:type="gramStart"/>
      <w:r w:rsidR="004D2A66">
        <w:rPr>
          <w:rFonts w:ascii="宋体" w:hAnsi="宋体" w:hint="eastAsia"/>
        </w:rPr>
        <w:t>栈</w:t>
      </w:r>
      <w:proofErr w:type="gramEnd"/>
      <w:r w:rsidR="004D2A66">
        <w:rPr>
          <w:rFonts w:ascii="宋体" w:hAnsi="宋体" w:hint="eastAsia"/>
        </w:rPr>
        <w:t>技术</w:t>
      </w:r>
      <w:r w:rsidRPr="00585F34">
        <w:rPr>
          <w:rFonts w:ascii="宋体" w:hAnsi="宋体" w:hint="eastAsia"/>
        </w:rPr>
        <w:t>和IEEE1609协议族，</w:t>
      </w:r>
      <w:r w:rsidR="00DE2482">
        <w:rPr>
          <w:rFonts w:ascii="宋体" w:hAnsi="宋体" w:hint="eastAsia"/>
        </w:rPr>
        <w:t>简单分析其特性。针对车联网通信时间</w:t>
      </w:r>
      <w:proofErr w:type="gramStart"/>
      <w:r w:rsidR="00DE2482">
        <w:rPr>
          <w:rFonts w:ascii="宋体" w:hAnsi="宋体" w:hint="eastAsia"/>
        </w:rPr>
        <w:t>短数量</w:t>
      </w:r>
      <w:proofErr w:type="gramEnd"/>
      <w:r w:rsidR="00DE2482">
        <w:rPr>
          <w:rFonts w:ascii="宋体" w:hAnsi="宋体" w:hint="eastAsia"/>
        </w:rPr>
        <w:t>多等特点，提出了</w:t>
      </w:r>
      <w:r w:rsidR="004F2500">
        <w:rPr>
          <w:rFonts w:ascii="宋体" w:hAnsi="宋体" w:hint="eastAsia"/>
        </w:rPr>
        <w:t>L</w:t>
      </w:r>
      <w:r w:rsidR="00DE2482">
        <w:rPr>
          <w:rFonts w:ascii="宋体" w:hAnsi="宋体" w:hint="eastAsia"/>
        </w:rPr>
        <w:t>ibpcap</w:t>
      </w:r>
      <w:proofErr w:type="gramStart"/>
      <w:r w:rsidR="00DE2482">
        <w:rPr>
          <w:rFonts w:ascii="宋体" w:hAnsi="宋体" w:hint="eastAsia"/>
        </w:rPr>
        <w:t>裸</w:t>
      </w:r>
      <w:proofErr w:type="gramEnd"/>
      <w:r w:rsidR="00DE2482">
        <w:rPr>
          <w:rFonts w:ascii="宋体" w:hAnsi="宋体" w:hint="eastAsia"/>
        </w:rPr>
        <w:t>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commentRangeStart w:id="10"/>
      <w:r w:rsidRPr="003841B2">
        <w:rPr>
          <w:rFonts w:ascii="宋体" w:cs="宋体"/>
          <w:kern w:val="0"/>
          <w:lang w:val="zh-CN"/>
        </w:rPr>
        <w:t>Linux</w:t>
      </w:r>
      <w:bookmarkStart w:id="11" w:name="_Toc383941324"/>
      <w:bookmarkStart w:id="12" w:name="_Toc383941771"/>
      <w:bookmarkStart w:id="13" w:name="_Toc383962665"/>
      <w:bookmarkStart w:id="14" w:name="_Toc386548251"/>
      <w:bookmarkStart w:id="15" w:name="_Toc386548390"/>
      <w:bookmarkStart w:id="16" w:name="_Toc386555035"/>
      <w:bookmarkStart w:id="17" w:name="_Toc387068126"/>
      <w:r w:rsidR="008538FD">
        <w:rPr>
          <w:rFonts w:ascii="宋体" w:cs="宋体" w:hint="eastAsia"/>
          <w:kern w:val="0"/>
          <w:lang w:val="zh-CN"/>
        </w:rPr>
        <w:t>网络编</w:t>
      </w:r>
      <w:commentRangeEnd w:id="10"/>
      <w:r w:rsidR="007A64FD">
        <w:rPr>
          <w:rStyle w:val="aff0"/>
        </w:rPr>
        <w:commentReference w:id="10"/>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8" w:name="_Toc387846114"/>
      <w:r w:rsidRPr="00B90B29">
        <w:rPr>
          <w:rFonts w:hint="eastAsia"/>
        </w:rPr>
        <w:lastRenderedPageBreak/>
        <w:t>Abstract</w:t>
      </w:r>
      <w:bookmarkEnd w:id="11"/>
      <w:bookmarkEnd w:id="12"/>
      <w:bookmarkEnd w:id="13"/>
      <w:bookmarkEnd w:id="14"/>
      <w:bookmarkEnd w:id="15"/>
      <w:bookmarkEnd w:id="16"/>
      <w:bookmarkEnd w:id="17"/>
      <w:bookmarkEnd w:id="18"/>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w:t>
      </w:r>
      <w:del w:id="19" w:author="Lab404" w:date="2014-05-19T11:53:00Z">
        <w:r w:rsidRPr="00C0244A" w:rsidDel="007A64FD">
          <w:delText xml:space="preserve"> </w:delText>
        </w:r>
      </w:del>
      <w:r w:rsidRPr="00C0244A">
        <w:t>, research institutes and manufacturers have aroused more and more concern and study</w:t>
      </w:r>
      <w:r>
        <w:rPr>
          <w:rFonts w:hint="eastAsia"/>
        </w:rPr>
        <w:t xml:space="preserve"> </w:t>
      </w:r>
      <w:r w:rsidRPr="00C0244A">
        <w:t>about the</w:t>
      </w:r>
      <w:r>
        <w:t xml:space="preserve"> </w:t>
      </w:r>
      <w:r w:rsidRPr="00C0244A">
        <w:t>Internet of Vehicles</w:t>
      </w:r>
      <w:ins w:id="20" w:author="Lab404" w:date="2014-05-19T11:53:00Z">
        <w:r w:rsidR="007A64FD">
          <w:rPr>
            <w:rFonts w:hint="eastAsia"/>
          </w:rPr>
          <w:t xml:space="preserve"> </w:t>
        </w:r>
      </w:ins>
      <w:r>
        <w:rPr>
          <w:rFonts w:hint="eastAsia"/>
        </w:rPr>
        <w:t>(IOV)</w:t>
      </w:r>
      <w:r w:rsidRPr="00C0244A">
        <w:t>. The Internet of Vehicles is a subset of today's the lead</w:t>
      </w:r>
      <w:r>
        <w:t>ing edge of scientific research</w:t>
      </w:r>
      <w:r w:rsidRPr="00C0244A">
        <w:t>, also is the concrete format used in Intelligent Transport System</w:t>
      </w:r>
      <w:ins w:id="21" w:author="Lab404" w:date="2014-05-19T11:53:00Z">
        <w:r w:rsidR="007A64FD">
          <w:rPr>
            <w:rFonts w:hint="eastAsia"/>
          </w:rPr>
          <w:t xml:space="preserve"> </w:t>
        </w:r>
      </w:ins>
      <w:r>
        <w:rPr>
          <w:rFonts w:hint="eastAsia"/>
        </w:rPr>
        <w:t>(ITS)</w:t>
      </w:r>
      <w:r>
        <w:t xml:space="preserve"> of</w:t>
      </w:r>
      <w:r>
        <w:rPr>
          <w:rFonts w:hint="eastAsia"/>
        </w:rPr>
        <w:t xml:space="preserve"> t</w:t>
      </w:r>
      <w:r>
        <w:t>he Internet of Things</w:t>
      </w:r>
      <w:ins w:id="22" w:author="Lab404" w:date="2014-05-19T11:53:00Z">
        <w:r w:rsidR="007A64FD">
          <w:rPr>
            <w:rFonts w:hint="eastAsia"/>
          </w:rPr>
          <w:t xml:space="preserve"> </w:t>
        </w:r>
      </w:ins>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ess with Collision Avoidance</w:t>
      </w:r>
      <w:proofErr w:type="gramStart"/>
      <w:r>
        <w:t xml:space="preserve">) </w:t>
      </w:r>
      <w:r>
        <w:rPr>
          <w:rFonts w:hint="eastAsia"/>
        </w:rPr>
        <w:t>.</w:t>
      </w:r>
      <w:proofErr w:type="gramEnd"/>
      <w:r>
        <w:rPr>
          <w:rFonts w:hint="eastAsia"/>
        </w:rPr>
        <w:t xml:space="preserve"> </w:t>
      </w:r>
      <w:r>
        <w:t xml:space="preserve">CSMA / CA </w:t>
      </w:r>
      <w:proofErr w:type="gramStart"/>
      <w:r>
        <w:t>us</w:t>
      </w:r>
      <w:r>
        <w:rPr>
          <w:rFonts w:hint="eastAsia"/>
        </w:rPr>
        <w:t>es</w:t>
      </w:r>
      <w:proofErr w:type="gramEnd"/>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655A17" w:rsidP="00655A17">
      <w:pPr>
        <w:adjustRightInd w:val="0"/>
        <w:snapToGrid w:val="0"/>
        <w:spacing w:line="360" w:lineRule="auto"/>
        <w:ind w:firstLine="420"/>
      </w:pPr>
      <w:r w:rsidRPr="00C0244A">
        <w:t xml:space="preserve">This thesis </w:t>
      </w:r>
      <w:del w:id="23" w:author="Lab404" w:date="2014-05-19T11:53:00Z">
        <w:r w:rsidRPr="00C0244A" w:rsidDel="007A64FD">
          <w:delText>research about</w:delText>
        </w:r>
      </w:del>
      <w:ins w:id="24" w:author="Lab404" w:date="2014-05-19T11:53:00Z">
        <w:r w:rsidR="007A64FD">
          <w:rPr>
            <w:rFonts w:hint="eastAsia"/>
          </w:rPr>
          <w:t xml:space="preserve"> studies</w:t>
        </w:r>
      </w:ins>
      <w:r w:rsidRPr="00C0244A">
        <w:t xml:space="preserve"> </w:t>
      </w:r>
      <w:r>
        <w:rPr>
          <w:rFonts w:hint="eastAsia"/>
        </w:rPr>
        <w:t>the WAVE</w:t>
      </w:r>
      <w:r w:rsidR="00FE254A">
        <w:rPr>
          <w:rFonts w:hint="eastAsia"/>
        </w:rPr>
        <w:t xml:space="preserve"> (</w:t>
      </w:r>
      <w:r w:rsidR="00FE254A" w:rsidRPr="00FE254A">
        <w:t>Wireless Access in Vehicular Environment</w:t>
      </w:r>
      <w:r w:rsidR="00FE254A">
        <w:rPr>
          <w:rFonts w:hint="eastAsia"/>
        </w:rPr>
        <w:t>)</w:t>
      </w:r>
      <w:r>
        <w:rPr>
          <w:rFonts w:hint="eastAsia"/>
        </w:rPr>
        <w:t xml:space="preserve"> wireless </w:t>
      </w:r>
      <w:r w:rsidR="003C31F5" w:rsidRPr="007251B1">
        <w:t>communication protocol stack technology</w:t>
      </w:r>
      <w:r>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 xml:space="preserve">Libpcap raw socket and dual NIC design scheme is proposed, and the performance difference </w:t>
      </w:r>
      <w:proofErr w:type="gramStart"/>
      <w:r w:rsidR="00890B0F" w:rsidRPr="00890B0F">
        <w:t>of  Libpcap</w:t>
      </w:r>
      <w:proofErr w:type="gramEnd"/>
      <w:r w:rsidR="00890B0F" w:rsidRPr="00890B0F">
        <w:t xml:space="preserve">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25" w:name="_Toc387846115"/>
      <w:r w:rsidRPr="00B651E8">
        <w:rPr>
          <w:rStyle w:val="af"/>
          <w:rFonts w:eastAsia="黑体" w:hint="eastAsia"/>
          <w:kern w:val="44"/>
          <w:sz w:val="36"/>
          <w:szCs w:val="30"/>
        </w:rPr>
        <w:lastRenderedPageBreak/>
        <w:t>目录</w:t>
      </w:r>
      <w:bookmarkEnd w:id="25"/>
      <w:r w:rsidR="009B28B4">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9B28B4">
        <w:rPr>
          <w:rStyle w:val="af"/>
          <w:rFonts w:eastAsia="黑体"/>
          <w:kern w:val="44"/>
          <w:sz w:val="36"/>
          <w:szCs w:val="30"/>
        </w:rPr>
        <w:fldChar w:fldCharType="separate"/>
      </w:r>
    </w:p>
    <w:p w:rsidR="00340C93" w:rsidRPr="00090948" w:rsidRDefault="00443D18"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009B28B4" w:rsidRPr="00090948">
          <w:rPr>
            <w:b w:val="0"/>
            <w:noProof/>
            <w:webHidden/>
          </w:rPr>
          <w:fldChar w:fldCharType="begin"/>
        </w:r>
        <w:r w:rsidR="00340C93" w:rsidRPr="00090948">
          <w:rPr>
            <w:b w:val="0"/>
            <w:noProof/>
            <w:webHidden/>
          </w:rPr>
          <w:instrText xml:space="preserve"> PAGEREF _Toc387846113 \h </w:instrText>
        </w:r>
        <w:r w:rsidR="009B28B4" w:rsidRPr="00090948">
          <w:rPr>
            <w:b w:val="0"/>
            <w:noProof/>
            <w:webHidden/>
          </w:rPr>
        </w:r>
        <w:r w:rsidR="009B28B4" w:rsidRPr="00090948">
          <w:rPr>
            <w:b w:val="0"/>
            <w:noProof/>
            <w:webHidden/>
          </w:rPr>
          <w:fldChar w:fldCharType="separate"/>
        </w:r>
        <w:r w:rsidR="000A5B6A">
          <w:rPr>
            <w:b w:val="0"/>
            <w:noProof/>
            <w:webHidden/>
          </w:rPr>
          <w:t>I</w:t>
        </w:r>
        <w:r w:rsidR="009B28B4" w:rsidRPr="00090948">
          <w:rPr>
            <w:b w:val="0"/>
            <w:noProof/>
            <w:webHidden/>
          </w:rPr>
          <w:fldChar w:fldCharType="end"/>
        </w:r>
      </w:hyperlink>
    </w:p>
    <w:p w:rsidR="00340C93" w:rsidRPr="00090948" w:rsidRDefault="00443D18"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009B28B4" w:rsidRPr="00090948">
          <w:rPr>
            <w:b w:val="0"/>
            <w:noProof/>
            <w:webHidden/>
          </w:rPr>
          <w:fldChar w:fldCharType="begin"/>
        </w:r>
        <w:r w:rsidR="00340C93" w:rsidRPr="00090948">
          <w:rPr>
            <w:b w:val="0"/>
            <w:noProof/>
            <w:webHidden/>
          </w:rPr>
          <w:instrText xml:space="preserve"> PAGEREF _Toc387846114 \h </w:instrText>
        </w:r>
        <w:r w:rsidR="009B28B4" w:rsidRPr="00090948">
          <w:rPr>
            <w:b w:val="0"/>
            <w:noProof/>
            <w:webHidden/>
          </w:rPr>
        </w:r>
        <w:r w:rsidR="009B28B4" w:rsidRPr="00090948">
          <w:rPr>
            <w:b w:val="0"/>
            <w:noProof/>
            <w:webHidden/>
          </w:rPr>
          <w:fldChar w:fldCharType="separate"/>
        </w:r>
        <w:r w:rsidR="000A5B6A">
          <w:rPr>
            <w:b w:val="0"/>
            <w:noProof/>
            <w:webHidden/>
          </w:rPr>
          <w:t>II</w:t>
        </w:r>
        <w:r w:rsidR="009B28B4" w:rsidRPr="00090948">
          <w:rPr>
            <w:b w:val="0"/>
            <w:noProof/>
            <w:webHidden/>
          </w:rPr>
          <w:fldChar w:fldCharType="end"/>
        </w:r>
      </w:hyperlink>
    </w:p>
    <w:p w:rsidR="00340C93" w:rsidRPr="00090948" w:rsidRDefault="00443D18"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009B28B4" w:rsidRPr="00090948">
          <w:rPr>
            <w:b w:val="0"/>
            <w:noProof/>
            <w:webHidden/>
          </w:rPr>
          <w:fldChar w:fldCharType="begin"/>
        </w:r>
        <w:r w:rsidR="00340C93" w:rsidRPr="00090948">
          <w:rPr>
            <w:b w:val="0"/>
            <w:noProof/>
            <w:webHidden/>
          </w:rPr>
          <w:instrText xml:space="preserve"> PAGEREF _Toc387846115 \h </w:instrText>
        </w:r>
        <w:r w:rsidR="009B28B4" w:rsidRPr="00090948">
          <w:rPr>
            <w:b w:val="0"/>
            <w:noProof/>
            <w:webHidden/>
          </w:rPr>
        </w:r>
        <w:r w:rsidR="009B28B4" w:rsidRPr="00090948">
          <w:rPr>
            <w:b w:val="0"/>
            <w:noProof/>
            <w:webHidden/>
          </w:rPr>
          <w:fldChar w:fldCharType="separate"/>
        </w:r>
        <w:r w:rsidR="000A5B6A">
          <w:rPr>
            <w:b w:val="0"/>
            <w:noProof/>
            <w:webHidden/>
          </w:rPr>
          <w:t>IV</w:t>
        </w:r>
        <w:r w:rsidR="009B28B4" w:rsidRPr="00090948">
          <w:rPr>
            <w:b w:val="0"/>
            <w:noProof/>
            <w:webHidden/>
          </w:rPr>
          <w:fldChar w:fldCharType="end"/>
        </w:r>
      </w:hyperlink>
    </w:p>
    <w:p w:rsidR="00340C93" w:rsidRPr="00090948" w:rsidRDefault="00443D18"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009B28B4" w:rsidRPr="00090948">
          <w:rPr>
            <w:b w:val="0"/>
            <w:noProof/>
            <w:webHidden/>
          </w:rPr>
          <w:fldChar w:fldCharType="begin"/>
        </w:r>
        <w:r w:rsidR="00340C93" w:rsidRPr="00090948">
          <w:rPr>
            <w:b w:val="0"/>
            <w:noProof/>
            <w:webHidden/>
          </w:rPr>
          <w:instrText xml:space="preserve"> PAGEREF _Toc387846116 \h </w:instrText>
        </w:r>
        <w:r w:rsidR="009B28B4" w:rsidRPr="00090948">
          <w:rPr>
            <w:b w:val="0"/>
            <w:noProof/>
            <w:webHidden/>
          </w:rPr>
        </w:r>
        <w:r w:rsidR="009B28B4" w:rsidRPr="00090948">
          <w:rPr>
            <w:b w:val="0"/>
            <w:noProof/>
            <w:webHidden/>
          </w:rPr>
          <w:fldChar w:fldCharType="separate"/>
        </w:r>
        <w:r w:rsidR="000A5B6A">
          <w:rPr>
            <w:b w:val="0"/>
            <w:noProof/>
            <w:webHidden/>
          </w:rPr>
          <w:t>1</w:t>
        </w:r>
        <w:r w:rsidR="009B28B4" w:rsidRPr="00090948">
          <w:rPr>
            <w:b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_Toc387846117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1</w:t>
        </w:r>
        <w:r w:rsidR="009B28B4" w:rsidRPr="00090948">
          <w:rPr>
            <w:b w:val="0"/>
            <w:i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_Toc387846118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3</w:t>
        </w:r>
        <w:r w:rsidR="009B28B4" w:rsidRPr="00090948">
          <w:rPr>
            <w:b w:val="0"/>
            <w:i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_Toc387846119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6</w:t>
        </w:r>
        <w:r w:rsidR="009B28B4" w:rsidRPr="00090948">
          <w:rPr>
            <w:b w:val="0"/>
            <w:i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_Toc387846120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7</w:t>
        </w:r>
        <w:r w:rsidR="009B28B4" w:rsidRPr="00090948">
          <w:rPr>
            <w:b w:val="0"/>
            <w:i w:val="0"/>
            <w:noProof/>
            <w:webHidden/>
          </w:rPr>
          <w:fldChar w:fldCharType="end"/>
        </w:r>
      </w:hyperlink>
    </w:p>
    <w:p w:rsidR="00340C93" w:rsidRPr="00090948" w:rsidRDefault="00443D18"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009B28B4" w:rsidRPr="00090948">
          <w:rPr>
            <w:b w:val="0"/>
            <w:noProof/>
            <w:webHidden/>
          </w:rPr>
          <w:fldChar w:fldCharType="begin"/>
        </w:r>
        <w:r w:rsidR="00340C93" w:rsidRPr="00090948">
          <w:rPr>
            <w:b w:val="0"/>
            <w:noProof/>
            <w:webHidden/>
          </w:rPr>
          <w:instrText xml:space="preserve"> PAGEREF _Toc387846121 \h </w:instrText>
        </w:r>
        <w:r w:rsidR="009B28B4" w:rsidRPr="00090948">
          <w:rPr>
            <w:b w:val="0"/>
            <w:noProof/>
            <w:webHidden/>
          </w:rPr>
        </w:r>
        <w:r w:rsidR="009B28B4" w:rsidRPr="00090948">
          <w:rPr>
            <w:b w:val="0"/>
            <w:noProof/>
            <w:webHidden/>
          </w:rPr>
          <w:fldChar w:fldCharType="separate"/>
        </w:r>
        <w:r w:rsidR="000A5B6A">
          <w:rPr>
            <w:b w:val="0"/>
            <w:noProof/>
            <w:webHidden/>
          </w:rPr>
          <w:t>8</w:t>
        </w:r>
        <w:r w:rsidR="009B28B4" w:rsidRPr="00090948">
          <w:rPr>
            <w:b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_Toc387846122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8</w:t>
        </w:r>
        <w:r w:rsidR="009B28B4" w:rsidRPr="00090948">
          <w:rPr>
            <w:b w:val="0"/>
            <w:i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_Toc387846123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9</w:t>
        </w:r>
        <w:r w:rsidR="009B28B4" w:rsidRPr="00090948">
          <w:rPr>
            <w:b w:val="0"/>
            <w:i w:val="0"/>
            <w:noProof/>
            <w:webHidden/>
          </w:rPr>
          <w:fldChar w:fldCharType="end"/>
        </w:r>
      </w:hyperlink>
    </w:p>
    <w:p w:rsidR="00340C93" w:rsidRPr="00090948" w:rsidRDefault="00443D18"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009B28B4" w:rsidRPr="00090948">
          <w:rPr>
            <w:noProof/>
            <w:webHidden/>
          </w:rPr>
          <w:fldChar w:fldCharType="begin"/>
        </w:r>
        <w:r w:rsidR="00340C93" w:rsidRPr="00090948">
          <w:rPr>
            <w:noProof/>
            <w:webHidden/>
          </w:rPr>
          <w:instrText xml:space="preserve"> PAGEREF _Toc387846124 \h </w:instrText>
        </w:r>
        <w:r w:rsidR="009B28B4" w:rsidRPr="00090948">
          <w:rPr>
            <w:noProof/>
            <w:webHidden/>
          </w:rPr>
        </w:r>
        <w:r w:rsidR="009B28B4" w:rsidRPr="00090948">
          <w:rPr>
            <w:noProof/>
            <w:webHidden/>
          </w:rPr>
          <w:fldChar w:fldCharType="separate"/>
        </w:r>
        <w:r w:rsidR="000A5B6A">
          <w:rPr>
            <w:noProof/>
            <w:webHidden/>
          </w:rPr>
          <w:t>10</w:t>
        </w:r>
        <w:r w:rsidR="009B28B4" w:rsidRPr="00090948">
          <w:rPr>
            <w:noProof/>
            <w:webHidden/>
          </w:rPr>
          <w:fldChar w:fldCharType="end"/>
        </w:r>
      </w:hyperlink>
    </w:p>
    <w:p w:rsidR="00340C93" w:rsidRPr="00090948" w:rsidRDefault="00443D18"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009B28B4" w:rsidRPr="00090948">
          <w:rPr>
            <w:noProof/>
            <w:webHidden/>
          </w:rPr>
          <w:fldChar w:fldCharType="begin"/>
        </w:r>
        <w:r w:rsidR="00340C93" w:rsidRPr="00090948">
          <w:rPr>
            <w:noProof/>
            <w:webHidden/>
          </w:rPr>
          <w:instrText xml:space="preserve"> PAGEREF _Toc387846125 \h </w:instrText>
        </w:r>
        <w:r w:rsidR="009B28B4" w:rsidRPr="00090948">
          <w:rPr>
            <w:noProof/>
            <w:webHidden/>
          </w:rPr>
        </w:r>
        <w:r w:rsidR="009B28B4" w:rsidRPr="00090948">
          <w:rPr>
            <w:noProof/>
            <w:webHidden/>
          </w:rPr>
          <w:fldChar w:fldCharType="separate"/>
        </w:r>
        <w:r w:rsidR="000A5B6A">
          <w:rPr>
            <w:noProof/>
            <w:webHidden/>
          </w:rPr>
          <w:t>16</w:t>
        </w:r>
        <w:r w:rsidR="009B28B4" w:rsidRPr="00090948">
          <w:rPr>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_Toc387846126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17</w:t>
        </w:r>
        <w:r w:rsidR="009B28B4" w:rsidRPr="00090948">
          <w:rPr>
            <w:b w:val="0"/>
            <w:i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_Toc387846127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20</w:t>
        </w:r>
        <w:r w:rsidR="009B28B4" w:rsidRPr="00090948">
          <w:rPr>
            <w:b w:val="0"/>
            <w:i w:val="0"/>
            <w:noProof/>
            <w:webHidden/>
          </w:rPr>
          <w:fldChar w:fldCharType="end"/>
        </w:r>
      </w:hyperlink>
    </w:p>
    <w:p w:rsidR="00340C93" w:rsidRPr="00090948" w:rsidRDefault="00443D18"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009B28B4" w:rsidRPr="00090948">
          <w:rPr>
            <w:noProof/>
            <w:webHidden/>
          </w:rPr>
          <w:fldChar w:fldCharType="begin"/>
        </w:r>
        <w:r w:rsidR="00340C93" w:rsidRPr="00090948">
          <w:rPr>
            <w:noProof/>
            <w:webHidden/>
          </w:rPr>
          <w:instrText xml:space="preserve"> PAGEREF _Toc387846128 \h </w:instrText>
        </w:r>
        <w:r w:rsidR="009B28B4" w:rsidRPr="00090948">
          <w:rPr>
            <w:noProof/>
            <w:webHidden/>
          </w:rPr>
        </w:r>
        <w:r w:rsidR="009B28B4" w:rsidRPr="00090948">
          <w:rPr>
            <w:noProof/>
            <w:webHidden/>
          </w:rPr>
          <w:fldChar w:fldCharType="separate"/>
        </w:r>
        <w:r w:rsidR="000A5B6A">
          <w:rPr>
            <w:noProof/>
            <w:webHidden/>
          </w:rPr>
          <w:t>22</w:t>
        </w:r>
        <w:r w:rsidR="009B28B4" w:rsidRPr="00090948">
          <w:rPr>
            <w:noProof/>
            <w:webHidden/>
          </w:rPr>
          <w:fldChar w:fldCharType="end"/>
        </w:r>
      </w:hyperlink>
    </w:p>
    <w:p w:rsidR="00340C93" w:rsidRPr="00090948" w:rsidRDefault="00443D18"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009B28B4" w:rsidRPr="00090948">
          <w:rPr>
            <w:noProof/>
            <w:webHidden/>
          </w:rPr>
          <w:fldChar w:fldCharType="begin"/>
        </w:r>
        <w:r w:rsidR="00340C93" w:rsidRPr="00090948">
          <w:rPr>
            <w:noProof/>
            <w:webHidden/>
          </w:rPr>
          <w:instrText xml:space="preserve"> PAGEREF _Toc387846129 \h </w:instrText>
        </w:r>
        <w:r w:rsidR="009B28B4" w:rsidRPr="00090948">
          <w:rPr>
            <w:noProof/>
            <w:webHidden/>
          </w:rPr>
        </w:r>
        <w:r w:rsidR="009B28B4" w:rsidRPr="00090948">
          <w:rPr>
            <w:noProof/>
            <w:webHidden/>
          </w:rPr>
          <w:fldChar w:fldCharType="separate"/>
        </w:r>
        <w:r w:rsidR="000A5B6A">
          <w:rPr>
            <w:noProof/>
            <w:webHidden/>
          </w:rPr>
          <w:t>24</w:t>
        </w:r>
        <w:r w:rsidR="009B28B4" w:rsidRPr="00090948">
          <w:rPr>
            <w:noProof/>
            <w:webHidden/>
          </w:rPr>
          <w:fldChar w:fldCharType="end"/>
        </w:r>
      </w:hyperlink>
    </w:p>
    <w:p w:rsidR="00340C93" w:rsidRPr="00090948" w:rsidRDefault="00443D18"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009B28B4" w:rsidRPr="00090948">
          <w:rPr>
            <w:noProof/>
            <w:webHidden/>
          </w:rPr>
          <w:fldChar w:fldCharType="begin"/>
        </w:r>
        <w:r w:rsidR="00340C93" w:rsidRPr="00090948">
          <w:rPr>
            <w:noProof/>
            <w:webHidden/>
          </w:rPr>
          <w:instrText xml:space="preserve"> PAGEREF _Toc387846130 \h </w:instrText>
        </w:r>
        <w:r w:rsidR="009B28B4" w:rsidRPr="00090948">
          <w:rPr>
            <w:noProof/>
            <w:webHidden/>
          </w:rPr>
        </w:r>
        <w:r w:rsidR="009B28B4" w:rsidRPr="00090948">
          <w:rPr>
            <w:noProof/>
            <w:webHidden/>
          </w:rPr>
          <w:fldChar w:fldCharType="separate"/>
        </w:r>
        <w:r w:rsidR="000A5B6A">
          <w:rPr>
            <w:noProof/>
            <w:webHidden/>
          </w:rPr>
          <w:t>25</w:t>
        </w:r>
        <w:r w:rsidR="009B28B4" w:rsidRPr="00090948">
          <w:rPr>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_Toc387846131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26</w:t>
        </w:r>
        <w:r w:rsidR="009B28B4" w:rsidRPr="00090948">
          <w:rPr>
            <w:b w:val="0"/>
            <w:i w:val="0"/>
            <w:noProof/>
            <w:webHidden/>
          </w:rPr>
          <w:fldChar w:fldCharType="end"/>
        </w:r>
      </w:hyperlink>
    </w:p>
    <w:p w:rsidR="00340C93" w:rsidRPr="00090948" w:rsidRDefault="00443D18"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009B28B4" w:rsidRPr="00090948">
          <w:rPr>
            <w:b w:val="0"/>
            <w:noProof/>
            <w:webHidden/>
          </w:rPr>
          <w:fldChar w:fldCharType="begin"/>
        </w:r>
        <w:r w:rsidR="00340C93" w:rsidRPr="00090948">
          <w:rPr>
            <w:b w:val="0"/>
            <w:noProof/>
            <w:webHidden/>
          </w:rPr>
          <w:instrText xml:space="preserve"> PAGEREF _Toc387846132 \h </w:instrText>
        </w:r>
        <w:r w:rsidR="009B28B4" w:rsidRPr="00090948">
          <w:rPr>
            <w:b w:val="0"/>
            <w:noProof/>
            <w:webHidden/>
          </w:rPr>
        </w:r>
        <w:r w:rsidR="009B28B4" w:rsidRPr="00090948">
          <w:rPr>
            <w:b w:val="0"/>
            <w:noProof/>
            <w:webHidden/>
          </w:rPr>
          <w:fldChar w:fldCharType="separate"/>
        </w:r>
        <w:r w:rsidR="000A5B6A">
          <w:rPr>
            <w:b w:val="0"/>
            <w:noProof/>
            <w:webHidden/>
          </w:rPr>
          <w:t>28</w:t>
        </w:r>
        <w:r w:rsidR="009B28B4" w:rsidRPr="00090948">
          <w:rPr>
            <w:b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_Toc387846133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28</w:t>
        </w:r>
        <w:r w:rsidR="009B28B4" w:rsidRPr="00090948">
          <w:rPr>
            <w:b w:val="0"/>
            <w:i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_Toc387846134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31</w:t>
        </w:r>
        <w:r w:rsidR="009B28B4" w:rsidRPr="00090948">
          <w:rPr>
            <w:b w:val="0"/>
            <w:i w:val="0"/>
            <w:noProof/>
            <w:webHidden/>
          </w:rPr>
          <w:fldChar w:fldCharType="end"/>
        </w:r>
      </w:hyperlink>
    </w:p>
    <w:p w:rsidR="00340C93" w:rsidRPr="00090948" w:rsidRDefault="00443D18"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009B28B4" w:rsidRPr="00090948">
          <w:rPr>
            <w:noProof/>
            <w:webHidden/>
          </w:rPr>
          <w:fldChar w:fldCharType="begin"/>
        </w:r>
        <w:r w:rsidR="00340C93" w:rsidRPr="00090948">
          <w:rPr>
            <w:noProof/>
            <w:webHidden/>
          </w:rPr>
          <w:instrText xml:space="preserve"> PAGEREF _Toc387846135 \h </w:instrText>
        </w:r>
        <w:r w:rsidR="009B28B4" w:rsidRPr="00090948">
          <w:rPr>
            <w:noProof/>
            <w:webHidden/>
          </w:rPr>
        </w:r>
        <w:r w:rsidR="009B28B4" w:rsidRPr="00090948">
          <w:rPr>
            <w:noProof/>
            <w:webHidden/>
          </w:rPr>
          <w:fldChar w:fldCharType="separate"/>
        </w:r>
        <w:r w:rsidR="000A5B6A">
          <w:rPr>
            <w:noProof/>
            <w:webHidden/>
          </w:rPr>
          <w:t>31</w:t>
        </w:r>
        <w:r w:rsidR="009B28B4" w:rsidRPr="00090948">
          <w:rPr>
            <w:noProof/>
            <w:webHidden/>
          </w:rPr>
          <w:fldChar w:fldCharType="end"/>
        </w:r>
      </w:hyperlink>
    </w:p>
    <w:p w:rsidR="00340C93" w:rsidRPr="00090948" w:rsidRDefault="00443D18"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009B28B4" w:rsidRPr="00090948">
          <w:rPr>
            <w:noProof/>
            <w:webHidden/>
          </w:rPr>
          <w:fldChar w:fldCharType="begin"/>
        </w:r>
        <w:r w:rsidR="00340C93" w:rsidRPr="00090948">
          <w:rPr>
            <w:noProof/>
            <w:webHidden/>
          </w:rPr>
          <w:instrText xml:space="preserve"> PAGEREF _Toc387846136 \h </w:instrText>
        </w:r>
        <w:r w:rsidR="009B28B4" w:rsidRPr="00090948">
          <w:rPr>
            <w:noProof/>
            <w:webHidden/>
          </w:rPr>
        </w:r>
        <w:r w:rsidR="009B28B4" w:rsidRPr="00090948">
          <w:rPr>
            <w:noProof/>
            <w:webHidden/>
          </w:rPr>
          <w:fldChar w:fldCharType="separate"/>
        </w:r>
        <w:r w:rsidR="000A5B6A">
          <w:rPr>
            <w:noProof/>
            <w:webHidden/>
          </w:rPr>
          <w:t>33</w:t>
        </w:r>
        <w:r w:rsidR="009B28B4" w:rsidRPr="00090948">
          <w:rPr>
            <w:noProof/>
            <w:webHidden/>
          </w:rPr>
          <w:fldChar w:fldCharType="end"/>
        </w:r>
      </w:hyperlink>
    </w:p>
    <w:p w:rsidR="00340C93" w:rsidRPr="00090948" w:rsidRDefault="00443D18"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009B28B4" w:rsidRPr="00090948">
          <w:rPr>
            <w:noProof/>
            <w:webHidden/>
          </w:rPr>
          <w:fldChar w:fldCharType="begin"/>
        </w:r>
        <w:r w:rsidR="00340C93" w:rsidRPr="00090948">
          <w:rPr>
            <w:noProof/>
            <w:webHidden/>
          </w:rPr>
          <w:instrText xml:space="preserve"> PAGEREF _Toc387846137 \h </w:instrText>
        </w:r>
        <w:r w:rsidR="009B28B4" w:rsidRPr="00090948">
          <w:rPr>
            <w:noProof/>
            <w:webHidden/>
          </w:rPr>
        </w:r>
        <w:r w:rsidR="009B28B4" w:rsidRPr="00090948">
          <w:rPr>
            <w:noProof/>
            <w:webHidden/>
          </w:rPr>
          <w:fldChar w:fldCharType="separate"/>
        </w:r>
        <w:r w:rsidR="000A5B6A">
          <w:rPr>
            <w:noProof/>
            <w:webHidden/>
          </w:rPr>
          <w:t>35</w:t>
        </w:r>
        <w:r w:rsidR="009B28B4" w:rsidRPr="00090948">
          <w:rPr>
            <w:noProof/>
            <w:webHidden/>
          </w:rPr>
          <w:fldChar w:fldCharType="end"/>
        </w:r>
      </w:hyperlink>
    </w:p>
    <w:p w:rsidR="00340C93" w:rsidRPr="00090948" w:rsidRDefault="00443D18"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009B28B4" w:rsidRPr="00090948">
          <w:rPr>
            <w:noProof/>
            <w:webHidden/>
          </w:rPr>
          <w:fldChar w:fldCharType="begin"/>
        </w:r>
        <w:r w:rsidR="00340C93" w:rsidRPr="00090948">
          <w:rPr>
            <w:noProof/>
            <w:webHidden/>
          </w:rPr>
          <w:instrText xml:space="preserve"> PAGEREF _Toc387846138 \h </w:instrText>
        </w:r>
        <w:r w:rsidR="009B28B4" w:rsidRPr="00090948">
          <w:rPr>
            <w:noProof/>
            <w:webHidden/>
          </w:rPr>
        </w:r>
        <w:r w:rsidR="009B28B4" w:rsidRPr="00090948">
          <w:rPr>
            <w:noProof/>
            <w:webHidden/>
          </w:rPr>
          <w:fldChar w:fldCharType="separate"/>
        </w:r>
        <w:r w:rsidR="000A5B6A">
          <w:rPr>
            <w:noProof/>
            <w:webHidden/>
          </w:rPr>
          <w:t>37</w:t>
        </w:r>
        <w:r w:rsidR="009B28B4" w:rsidRPr="00090948">
          <w:rPr>
            <w:noProof/>
            <w:webHidden/>
          </w:rPr>
          <w:fldChar w:fldCharType="end"/>
        </w:r>
      </w:hyperlink>
    </w:p>
    <w:p w:rsidR="00340C93" w:rsidRPr="00090948" w:rsidRDefault="00443D18"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009B28B4" w:rsidRPr="00090948">
          <w:rPr>
            <w:noProof/>
            <w:webHidden/>
          </w:rPr>
          <w:fldChar w:fldCharType="begin"/>
        </w:r>
        <w:r w:rsidR="00340C93" w:rsidRPr="00090948">
          <w:rPr>
            <w:noProof/>
            <w:webHidden/>
          </w:rPr>
          <w:instrText xml:space="preserve"> PAGEREF _Toc387846139 \h </w:instrText>
        </w:r>
        <w:r w:rsidR="009B28B4" w:rsidRPr="00090948">
          <w:rPr>
            <w:noProof/>
            <w:webHidden/>
          </w:rPr>
        </w:r>
        <w:r w:rsidR="009B28B4" w:rsidRPr="00090948">
          <w:rPr>
            <w:noProof/>
            <w:webHidden/>
          </w:rPr>
          <w:fldChar w:fldCharType="separate"/>
        </w:r>
        <w:r w:rsidR="000A5B6A">
          <w:rPr>
            <w:noProof/>
            <w:webHidden/>
          </w:rPr>
          <w:t>40</w:t>
        </w:r>
        <w:r w:rsidR="009B28B4" w:rsidRPr="00090948">
          <w:rPr>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_Toc387846140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40</w:t>
        </w:r>
        <w:r w:rsidR="009B28B4" w:rsidRPr="00090948">
          <w:rPr>
            <w:b w:val="0"/>
            <w:i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_Toc387846141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42</w:t>
        </w:r>
        <w:r w:rsidR="009B28B4" w:rsidRPr="00090948">
          <w:rPr>
            <w:b w:val="0"/>
            <w:i w:val="0"/>
            <w:noProof/>
            <w:webHidden/>
          </w:rPr>
          <w:fldChar w:fldCharType="end"/>
        </w:r>
      </w:hyperlink>
    </w:p>
    <w:p w:rsidR="00340C93" w:rsidRPr="00090948" w:rsidRDefault="00443D18"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009B28B4" w:rsidRPr="00090948">
          <w:rPr>
            <w:b w:val="0"/>
            <w:noProof/>
            <w:webHidden/>
          </w:rPr>
          <w:fldChar w:fldCharType="begin"/>
        </w:r>
        <w:r w:rsidR="00340C93" w:rsidRPr="00090948">
          <w:rPr>
            <w:b w:val="0"/>
            <w:noProof/>
            <w:webHidden/>
          </w:rPr>
          <w:instrText xml:space="preserve"> PAGEREF _Toc387846142 \h </w:instrText>
        </w:r>
        <w:r w:rsidR="009B28B4" w:rsidRPr="00090948">
          <w:rPr>
            <w:b w:val="0"/>
            <w:noProof/>
            <w:webHidden/>
          </w:rPr>
        </w:r>
        <w:r w:rsidR="009B28B4" w:rsidRPr="00090948">
          <w:rPr>
            <w:b w:val="0"/>
            <w:noProof/>
            <w:webHidden/>
          </w:rPr>
          <w:fldChar w:fldCharType="separate"/>
        </w:r>
        <w:r w:rsidR="000A5B6A">
          <w:rPr>
            <w:b w:val="0"/>
            <w:noProof/>
            <w:webHidden/>
          </w:rPr>
          <w:t>43</w:t>
        </w:r>
        <w:r w:rsidR="009B28B4" w:rsidRPr="00090948">
          <w:rPr>
            <w:b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_Toc387846143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43</w:t>
        </w:r>
        <w:r w:rsidR="009B28B4" w:rsidRPr="00090948">
          <w:rPr>
            <w:b w:val="0"/>
            <w:i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_Toc387846144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45</w:t>
        </w:r>
        <w:r w:rsidR="009B28B4" w:rsidRPr="00090948">
          <w:rPr>
            <w:b w:val="0"/>
            <w:i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_Toc387846145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47</w:t>
        </w:r>
        <w:r w:rsidR="009B28B4" w:rsidRPr="00090948">
          <w:rPr>
            <w:b w:val="0"/>
            <w:i w:val="0"/>
            <w:noProof/>
            <w:webHidden/>
          </w:rPr>
          <w:fldChar w:fldCharType="end"/>
        </w:r>
      </w:hyperlink>
    </w:p>
    <w:p w:rsidR="00340C93" w:rsidRPr="00090948" w:rsidRDefault="00443D18"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009B28B4" w:rsidRPr="00090948">
          <w:rPr>
            <w:noProof/>
            <w:webHidden/>
          </w:rPr>
          <w:fldChar w:fldCharType="begin"/>
        </w:r>
        <w:r w:rsidR="00340C93" w:rsidRPr="00090948">
          <w:rPr>
            <w:noProof/>
            <w:webHidden/>
          </w:rPr>
          <w:instrText xml:space="preserve"> PAGEREF _Toc387846146 \h </w:instrText>
        </w:r>
        <w:r w:rsidR="009B28B4" w:rsidRPr="00090948">
          <w:rPr>
            <w:noProof/>
            <w:webHidden/>
          </w:rPr>
        </w:r>
        <w:r w:rsidR="009B28B4" w:rsidRPr="00090948">
          <w:rPr>
            <w:noProof/>
            <w:webHidden/>
          </w:rPr>
          <w:fldChar w:fldCharType="separate"/>
        </w:r>
        <w:r w:rsidR="000A5B6A">
          <w:rPr>
            <w:noProof/>
            <w:webHidden/>
          </w:rPr>
          <w:t>47</w:t>
        </w:r>
        <w:r w:rsidR="009B28B4" w:rsidRPr="00090948">
          <w:rPr>
            <w:noProof/>
            <w:webHidden/>
          </w:rPr>
          <w:fldChar w:fldCharType="end"/>
        </w:r>
      </w:hyperlink>
    </w:p>
    <w:p w:rsidR="00340C93" w:rsidRPr="00090948" w:rsidRDefault="00443D18"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009B28B4" w:rsidRPr="00090948">
          <w:rPr>
            <w:noProof/>
            <w:webHidden/>
          </w:rPr>
          <w:fldChar w:fldCharType="begin"/>
        </w:r>
        <w:r w:rsidR="00340C93" w:rsidRPr="00090948">
          <w:rPr>
            <w:noProof/>
            <w:webHidden/>
          </w:rPr>
          <w:instrText xml:space="preserve"> PAGEREF _Toc387846147 \h </w:instrText>
        </w:r>
        <w:r w:rsidR="009B28B4" w:rsidRPr="00090948">
          <w:rPr>
            <w:noProof/>
            <w:webHidden/>
          </w:rPr>
        </w:r>
        <w:r w:rsidR="009B28B4" w:rsidRPr="00090948">
          <w:rPr>
            <w:noProof/>
            <w:webHidden/>
          </w:rPr>
          <w:fldChar w:fldCharType="separate"/>
        </w:r>
        <w:r w:rsidR="000A5B6A">
          <w:rPr>
            <w:noProof/>
            <w:webHidden/>
          </w:rPr>
          <w:t>49</w:t>
        </w:r>
        <w:r w:rsidR="009B28B4" w:rsidRPr="00090948">
          <w:rPr>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_Toc387846148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50</w:t>
        </w:r>
        <w:r w:rsidR="009B28B4" w:rsidRPr="00090948">
          <w:rPr>
            <w:b w:val="0"/>
            <w:i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_Toc387846149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52</w:t>
        </w:r>
        <w:r w:rsidR="009B28B4" w:rsidRPr="00090948">
          <w:rPr>
            <w:b w:val="0"/>
            <w:i w:val="0"/>
            <w:noProof/>
            <w:webHidden/>
          </w:rPr>
          <w:fldChar w:fldCharType="end"/>
        </w:r>
      </w:hyperlink>
    </w:p>
    <w:p w:rsidR="00340C93" w:rsidRPr="00090948" w:rsidRDefault="00443D18"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009B28B4" w:rsidRPr="00090948">
          <w:rPr>
            <w:b w:val="0"/>
            <w:i w:val="0"/>
            <w:noProof/>
            <w:webHidden/>
          </w:rPr>
          <w:fldChar w:fldCharType="begin"/>
        </w:r>
        <w:r w:rsidR="00340C93" w:rsidRPr="00090948">
          <w:rPr>
            <w:b w:val="0"/>
            <w:i w:val="0"/>
            <w:noProof/>
            <w:webHidden/>
          </w:rPr>
          <w:instrText xml:space="preserve"> PAGEREF _Toc387846150 \h </w:instrText>
        </w:r>
        <w:r w:rsidR="009B28B4" w:rsidRPr="00090948">
          <w:rPr>
            <w:b w:val="0"/>
            <w:i w:val="0"/>
            <w:noProof/>
            <w:webHidden/>
          </w:rPr>
        </w:r>
        <w:r w:rsidR="009B28B4" w:rsidRPr="00090948">
          <w:rPr>
            <w:b w:val="0"/>
            <w:i w:val="0"/>
            <w:noProof/>
            <w:webHidden/>
          </w:rPr>
          <w:fldChar w:fldCharType="separate"/>
        </w:r>
        <w:r w:rsidR="000A5B6A">
          <w:rPr>
            <w:b w:val="0"/>
            <w:i w:val="0"/>
            <w:noProof/>
            <w:webHidden/>
          </w:rPr>
          <w:t>55</w:t>
        </w:r>
        <w:r w:rsidR="009B28B4" w:rsidRPr="00090948">
          <w:rPr>
            <w:b w:val="0"/>
            <w:i w:val="0"/>
            <w:noProof/>
            <w:webHidden/>
          </w:rPr>
          <w:fldChar w:fldCharType="end"/>
        </w:r>
      </w:hyperlink>
    </w:p>
    <w:p w:rsidR="00340C93" w:rsidRPr="00090948" w:rsidRDefault="00443D18"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009B28B4" w:rsidRPr="00090948">
          <w:rPr>
            <w:b w:val="0"/>
            <w:noProof/>
            <w:webHidden/>
          </w:rPr>
          <w:fldChar w:fldCharType="begin"/>
        </w:r>
        <w:r w:rsidR="00340C93" w:rsidRPr="00090948">
          <w:rPr>
            <w:b w:val="0"/>
            <w:noProof/>
            <w:webHidden/>
          </w:rPr>
          <w:instrText xml:space="preserve"> PAGEREF _Toc387846151 \h </w:instrText>
        </w:r>
        <w:r w:rsidR="009B28B4" w:rsidRPr="00090948">
          <w:rPr>
            <w:b w:val="0"/>
            <w:noProof/>
            <w:webHidden/>
          </w:rPr>
        </w:r>
        <w:r w:rsidR="009B28B4" w:rsidRPr="00090948">
          <w:rPr>
            <w:b w:val="0"/>
            <w:noProof/>
            <w:webHidden/>
          </w:rPr>
          <w:fldChar w:fldCharType="separate"/>
        </w:r>
        <w:r w:rsidR="000A5B6A">
          <w:rPr>
            <w:b w:val="0"/>
            <w:noProof/>
            <w:webHidden/>
          </w:rPr>
          <w:t>56</w:t>
        </w:r>
        <w:r w:rsidR="009B28B4" w:rsidRPr="00090948">
          <w:rPr>
            <w:b w:val="0"/>
            <w:noProof/>
            <w:webHidden/>
          </w:rPr>
          <w:fldChar w:fldCharType="end"/>
        </w:r>
      </w:hyperlink>
    </w:p>
    <w:p w:rsidR="00340C93" w:rsidRPr="00090948" w:rsidRDefault="00443D18"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009B28B4" w:rsidRPr="00090948">
          <w:rPr>
            <w:b w:val="0"/>
            <w:noProof/>
            <w:webHidden/>
          </w:rPr>
          <w:fldChar w:fldCharType="begin"/>
        </w:r>
        <w:r w:rsidR="00340C93" w:rsidRPr="00090948">
          <w:rPr>
            <w:b w:val="0"/>
            <w:noProof/>
            <w:webHidden/>
          </w:rPr>
          <w:instrText xml:space="preserve"> PAGEREF _Toc387846152 \h </w:instrText>
        </w:r>
        <w:r w:rsidR="009B28B4" w:rsidRPr="00090948">
          <w:rPr>
            <w:b w:val="0"/>
            <w:noProof/>
            <w:webHidden/>
          </w:rPr>
        </w:r>
        <w:r w:rsidR="009B28B4" w:rsidRPr="00090948">
          <w:rPr>
            <w:b w:val="0"/>
            <w:noProof/>
            <w:webHidden/>
          </w:rPr>
          <w:fldChar w:fldCharType="separate"/>
        </w:r>
        <w:r w:rsidR="000A5B6A">
          <w:rPr>
            <w:b w:val="0"/>
            <w:noProof/>
            <w:webHidden/>
          </w:rPr>
          <w:t>57</w:t>
        </w:r>
        <w:r w:rsidR="009B28B4" w:rsidRPr="00090948">
          <w:rPr>
            <w:b w:val="0"/>
            <w:noProof/>
            <w:webHidden/>
          </w:rPr>
          <w:fldChar w:fldCharType="end"/>
        </w:r>
      </w:hyperlink>
    </w:p>
    <w:p w:rsidR="00340C93" w:rsidRPr="00090948" w:rsidRDefault="00443D18"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009B28B4" w:rsidRPr="00090948">
          <w:rPr>
            <w:b w:val="0"/>
            <w:noProof/>
            <w:webHidden/>
          </w:rPr>
          <w:fldChar w:fldCharType="begin"/>
        </w:r>
        <w:r w:rsidR="00340C93" w:rsidRPr="00090948">
          <w:rPr>
            <w:b w:val="0"/>
            <w:noProof/>
            <w:webHidden/>
          </w:rPr>
          <w:instrText xml:space="preserve"> PAGEREF _Toc387846153 \h </w:instrText>
        </w:r>
        <w:r w:rsidR="009B28B4" w:rsidRPr="00090948">
          <w:rPr>
            <w:b w:val="0"/>
            <w:noProof/>
            <w:webHidden/>
          </w:rPr>
        </w:r>
        <w:r w:rsidR="009B28B4" w:rsidRPr="00090948">
          <w:rPr>
            <w:b w:val="0"/>
            <w:noProof/>
            <w:webHidden/>
          </w:rPr>
          <w:fldChar w:fldCharType="separate"/>
        </w:r>
        <w:r w:rsidR="000A5B6A">
          <w:rPr>
            <w:b w:val="0"/>
            <w:noProof/>
            <w:webHidden/>
          </w:rPr>
          <w:t>59</w:t>
        </w:r>
        <w:r w:rsidR="009B28B4" w:rsidRPr="00090948">
          <w:rPr>
            <w:b w:val="0"/>
            <w:noProof/>
            <w:webHidden/>
          </w:rPr>
          <w:fldChar w:fldCharType="end"/>
        </w:r>
      </w:hyperlink>
    </w:p>
    <w:p w:rsidR="00340C93" w:rsidRDefault="00443D18"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009B28B4" w:rsidRPr="00090948">
          <w:rPr>
            <w:b w:val="0"/>
            <w:noProof/>
            <w:webHidden/>
          </w:rPr>
          <w:fldChar w:fldCharType="begin"/>
        </w:r>
        <w:r w:rsidR="00340C93" w:rsidRPr="00090948">
          <w:rPr>
            <w:b w:val="0"/>
            <w:noProof/>
            <w:webHidden/>
          </w:rPr>
          <w:instrText xml:space="preserve"> PAGEREF _Toc387846154 \h </w:instrText>
        </w:r>
        <w:r w:rsidR="009B28B4" w:rsidRPr="00090948">
          <w:rPr>
            <w:b w:val="0"/>
            <w:noProof/>
            <w:webHidden/>
          </w:rPr>
        </w:r>
        <w:r w:rsidR="009B28B4" w:rsidRPr="00090948">
          <w:rPr>
            <w:b w:val="0"/>
            <w:noProof/>
            <w:webHidden/>
          </w:rPr>
          <w:fldChar w:fldCharType="separate"/>
        </w:r>
        <w:r w:rsidR="000A5B6A">
          <w:rPr>
            <w:b w:val="0"/>
            <w:noProof/>
            <w:webHidden/>
          </w:rPr>
          <w:t>60</w:t>
        </w:r>
        <w:r w:rsidR="009B28B4" w:rsidRPr="00090948">
          <w:rPr>
            <w:b w:val="0"/>
            <w:noProof/>
            <w:webHidden/>
          </w:rPr>
          <w:fldChar w:fldCharType="end"/>
        </w:r>
      </w:hyperlink>
    </w:p>
    <w:p w:rsidR="00CE55AF" w:rsidRDefault="009B28B4"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2"/>
          <w:footerReference w:type="even" r:id="rId13"/>
          <w:footerReference w:type="default" r:id="rId14"/>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26" w:name="_Ref342814490"/>
      <w:bookmarkStart w:id="27" w:name="_Toc356661275"/>
      <w:bookmarkStart w:id="28" w:name="_Toc356988737"/>
      <w:bookmarkStart w:id="29" w:name="_Toc383941326"/>
      <w:bookmarkStart w:id="30" w:name="_Toc383941773"/>
      <w:bookmarkStart w:id="31" w:name="_Toc383962667"/>
      <w:bookmarkStart w:id="32" w:name="_Toc386548253"/>
      <w:bookmarkStart w:id="33" w:name="_Toc386548392"/>
      <w:bookmarkStart w:id="34" w:name="_Toc386555037"/>
      <w:bookmarkStart w:id="35" w:name="_Toc387068127"/>
      <w:bookmarkStart w:id="36" w:name="_Toc387846116"/>
    </w:p>
    <w:p w:rsidR="00655A17" w:rsidRPr="00714718" w:rsidRDefault="00655A17" w:rsidP="00CE55AF">
      <w:pPr>
        <w:pStyle w:val="a0"/>
        <w:spacing w:before="163" w:after="163"/>
      </w:pPr>
      <w:r w:rsidRPr="00714718">
        <w:lastRenderedPageBreak/>
        <w:t>绪论</w:t>
      </w:r>
      <w:bookmarkEnd w:id="26"/>
      <w:bookmarkEnd w:id="27"/>
      <w:bookmarkEnd w:id="28"/>
      <w:bookmarkEnd w:id="29"/>
      <w:bookmarkEnd w:id="30"/>
      <w:bookmarkEnd w:id="31"/>
      <w:bookmarkEnd w:id="32"/>
      <w:bookmarkEnd w:id="33"/>
      <w:bookmarkEnd w:id="34"/>
      <w:bookmarkEnd w:id="35"/>
      <w:bookmarkEnd w:id="36"/>
    </w:p>
    <w:p w:rsidR="00655A17" w:rsidRPr="00D074DB" w:rsidRDefault="00655A17" w:rsidP="00F677C6">
      <w:pPr>
        <w:pStyle w:val="a1"/>
        <w:spacing w:before="163" w:after="163"/>
      </w:pPr>
      <w:bookmarkStart w:id="37" w:name="_Toc383941327"/>
      <w:bookmarkStart w:id="38" w:name="_Toc383941774"/>
      <w:bookmarkStart w:id="39" w:name="_Toc383962668"/>
      <w:bookmarkStart w:id="40" w:name="_Toc386548254"/>
      <w:bookmarkStart w:id="41" w:name="_Toc386548393"/>
      <w:bookmarkStart w:id="42" w:name="_Toc386555038"/>
      <w:bookmarkStart w:id="43" w:name="_Toc387068128"/>
      <w:bookmarkStart w:id="44" w:name="_Toc387846117"/>
      <w:r w:rsidRPr="00D074DB">
        <w:rPr>
          <w:rFonts w:hint="eastAsia"/>
        </w:rPr>
        <w:t>研究背景及意义</w:t>
      </w:r>
      <w:bookmarkEnd w:id="37"/>
      <w:bookmarkEnd w:id="38"/>
      <w:bookmarkEnd w:id="39"/>
      <w:bookmarkEnd w:id="40"/>
      <w:bookmarkEnd w:id="41"/>
      <w:bookmarkEnd w:id="42"/>
      <w:bookmarkEnd w:id="43"/>
      <w:bookmarkEnd w:id="44"/>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C1604F">
        <w:rPr>
          <w:rFonts w:hint="eastAsia"/>
          <w:color w:val="FF0000"/>
          <w:vertAlign w:val="superscript"/>
        </w:rPr>
        <w:t>[1</w:t>
      </w:r>
      <w:r w:rsidR="00D42213">
        <w:rPr>
          <w:rFonts w:hint="eastAsia"/>
          <w:color w:val="FF0000"/>
          <w:vertAlign w:val="superscript"/>
        </w:rPr>
        <w:t>00</w:t>
      </w:r>
      <w:r w:rsidR="007F01B9" w:rsidRPr="00C1604F">
        <w:rPr>
          <w:rFonts w:hint="eastAsia"/>
          <w:color w:val="FF0000"/>
          <w:vertAlign w:val="superscript"/>
        </w:rPr>
        <w:t>]</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w:t>
      </w:r>
      <w:proofErr w:type="gramStart"/>
      <w:r w:rsidR="0093160F" w:rsidRPr="00B86B18">
        <w:rPr>
          <w:rFonts w:hint="eastAsia"/>
        </w:rPr>
        <w:t>云计算</w:t>
      </w:r>
      <w:r w:rsidR="006E65E0">
        <w:rPr>
          <w:rFonts w:hint="eastAsia"/>
        </w:rPr>
        <w:t>云</w:t>
      </w:r>
      <w:proofErr w:type="gramEnd"/>
      <w:r w:rsidR="006E65E0">
        <w:rPr>
          <w:rFonts w:hint="eastAsia"/>
        </w:rPr>
        <w:t>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w:t>
      </w:r>
      <w:proofErr w:type="gramStart"/>
      <w:r w:rsidR="00A77972">
        <w:rPr>
          <w:rFonts w:hint="eastAsia"/>
        </w:rPr>
        <w:t>的</w:t>
      </w:r>
      <w:proofErr w:type="gramEnd"/>
      <w:r w:rsidR="00A77972">
        <w:rPr>
          <w:rFonts w:hint="eastAsia"/>
        </w:rPr>
        <w:t>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7E53C6">
        <w:rPr>
          <w:rFonts w:hint="eastAsia"/>
          <w:color w:val="FF0000"/>
          <w:vertAlign w:val="superscript"/>
        </w:rPr>
        <w:t>[2</w:t>
      </w:r>
      <w:r w:rsidR="007E53C6">
        <w:rPr>
          <w:rFonts w:hint="eastAsia"/>
          <w:color w:val="FF0000"/>
          <w:vertAlign w:val="superscript"/>
        </w:rPr>
        <w:t>00</w:t>
      </w:r>
      <w:r w:rsidR="00161063" w:rsidRPr="007E53C6">
        <w:rPr>
          <w:rFonts w:hint="eastAsia"/>
          <w:color w:val="FF0000"/>
          <w:vertAlign w:val="superscript"/>
        </w:rPr>
        <w:t>]</w:t>
      </w:r>
      <w:r w:rsidR="00EF561D">
        <w:rPr>
          <w:rFonts w:hint="eastAsia"/>
          <w:color w:val="FF0000"/>
          <w:vertAlign w:val="superscript"/>
        </w:rPr>
        <w:t>[300]</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442E00">
        <w:rPr>
          <w:rFonts w:hint="eastAsia"/>
          <w:vertAlign w:val="superscript"/>
        </w:rPr>
        <w:t>2</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proofErr w:type="gramStart"/>
      <w:r w:rsidR="00923032">
        <w:rPr>
          <w:rFonts w:hint="eastAsia"/>
        </w:rPr>
        <w:t>先科技</w:t>
      </w:r>
      <w:proofErr w:type="gramEnd"/>
      <w:r w:rsidR="00923032">
        <w:rPr>
          <w:rFonts w:hint="eastAsia"/>
        </w:rPr>
        <w:t>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442E00">
        <w:rPr>
          <w:rFonts w:hint="eastAsia"/>
          <w:vertAlign w:val="superscript"/>
        </w:rPr>
        <w:t>3</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proofErr w:type="gramStart"/>
      <w:r w:rsidRPr="00B86B18">
        <w:rPr>
          <w:rFonts w:hint="eastAsia"/>
        </w:rPr>
        <w:t>的</w:t>
      </w:r>
      <w:proofErr w:type="gramEnd"/>
      <w:r w:rsidRPr="00B86B18">
        <w:rPr>
          <w:rFonts w:hint="eastAsia"/>
        </w:rPr>
        <w:t>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442E00">
        <w:rPr>
          <w:rFonts w:hint="eastAsia"/>
          <w:vertAlign w:val="superscript"/>
        </w:rPr>
        <w:t>4</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442E00">
        <w:rPr>
          <w:rFonts w:hint="eastAsia"/>
          <w:vertAlign w:val="superscript"/>
        </w:rPr>
        <w:t>5</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w:t>
      </w:r>
      <w:proofErr w:type="gramStart"/>
      <w:r w:rsidRPr="00B86B18">
        <w:rPr>
          <w:rFonts w:hint="eastAsia"/>
        </w:rPr>
        <w:t>前沿物</w:t>
      </w:r>
      <w:proofErr w:type="gramEnd"/>
      <w:r w:rsidRPr="00B86B18">
        <w:rPr>
          <w:rFonts w:hint="eastAsia"/>
        </w:rPr>
        <w:t>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w:t>
      </w:r>
      <w:proofErr w:type="gramStart"/>
      <w:r w:rsidR="00F15353">
        <w:rPr>
          <w:rFonts w:hint="eastAsia"/>
        </w:rPr>
        <w:t>指</w:t>
      </w:r>
      <w:r w:rsidR="002E6632">
        <w:rPr>
          <w:rFonts w:hint="eastAsia"/>
        </w:rPr>
        <w:t>车辆</w:t>
      </w:r>
      <w:proofErr w:type="gramEnd"/>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A84DAA">
        <w:rPr>
          <w:rFonts w:hint="eastAsia"/>
          <w:color w:val="FF0000"/>
          <w:vertAlign w:val="superscript"/>
        </w:rPr>
        <w:t>[</w:t>
      </w:r>
      <w:r w:rsidR="00A84DAA">
        <w:rPr>
          <w:rFonts w:hint="eastAsia"/>
          <w:color w:val="FF0000"/>
          <w:vertAlign w:val="superscript"/>
        </w:rPr>
        <w:t>4</w:t>
      </w:r>
      <w:r w:rsidR="00A84DAA" w:rsidRPr="00A84DAA">
        <w:rPr>
          <w:rFonts w:hint="eastAsia"/>
          <w:color w:val="FF0000"/>
          <w:vertAlign w:val="superscript"/>
        </w:rPr>
        <w:t>00]</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w:t>
      </w:r>
      <w:proofErr w:type="gramStart"/>
      <w:r w:rsidRPr="00B86B18">
        <w:rPr>
          <w:rFonts w:hint="eastAsia"/>
        </w:rPr>
        <w:t>栈</w:t>
      </w:r>
      <w:proofErr w:type="gramEnd"/>
      <w:r w:rsidR="00652035" w:rsidRPr="00BA34DF">
        <w:rPr>
          <w:rFonts w:hint="eastAsia"/>
          <w:vertAlign w:val="superscript"/>
        </w:rPr>
        <w:t>[</w:t>
      </w:r>
      <w:r w:rsidR="00652035">
        <w:rPr>
          <w:rFonts w:hint="eastAsia"/>
          <w:vertAlign w:val="superscript"/>
        </w:rPr>
        <w:t>7</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F132A">
            <w:pPr>
              <w:pStyle w:val="a9"/>
            </w:pPr>
            <w:r w:rsidRPr="00B86B18">
              <w:rPr>
                <w:rFonts w:hint="eastAsia"/>
              </w:rPr>
              <w:t>移动性</w:t>
            </w:r>
          </w:p>
        </w:tc>
        <w:tc>
          <w:tcPr>
            <w:tcW w:w="848" w:type="pct"/>
          </w:tcPr>
          <w:p w:rsidR="00B1083D" w:rsidRPr="00B86B18" w:rsidRDefault="00B1083D" w:rsidP="00AF132A">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F132A">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6B04DC">
            <w:r w:rsidRPr="003561BA">
              <w:rPr>
                <w:rFonts w:hint="eastAsia"/>
              </w:rPr>
              <w:t>双工方式</w:t>
            </w:r>
          </w:p>
        </w:tc>
        <w:tc>
          <w:tcPr>
            <w:tcW w:w="848" w:type="pct"/>
          </w:tcPr>
          <w:p w:rsidR="00DC49E9" w:rsidRPr="003561BA" w:rsidRDefault="00DC49E9" w:rsidP="006B04DC">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6B04DC">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6B04DC">
            <w:r w:rsidRPr="003561BA">
              <w:rPr>
                <w:rFonts w:hint="eastAsia"/>
              </w:rPr>
              <w:t>TDD</w:t>
            </w:r>
          </w:p>
        </w:tc>
        <w:tc>
          <w:tcPr>
            <w:tcW w:w="1001" w:type="pct"/>
            <w:gridSpan w:val="2"/>
          </w:tcPr>
          <w:p w:rsidR="00DC49E9" w:rsidRDefault="00DC49E9" w:rsidP="006B04DC">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F132A">
            <w:pPr>
              <w:pStyle w:val="a9"/>
            </w:pPr>
            <w:r w:rsidRPr="00B86B18">
              <w:rPr>
                <w:rFonts w:hint="eastAsia"/>
              </w:rPr>
              <w:t>调制方式</w:t>
            </w:r>
          </w:p>
        </w:tc>
        <w:tc>
          <w:tcPr>
            <w:tcW w:w="848" w:type="pct"/>
          </w:tcPr>
          <w:p w:rsidR="00DC49E9" w:rsidRPr="00B86B18" w:rsidRDefault="00DC49E9" w:rsidP="00AF132A">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F132A">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F132A">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F132A">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F132A">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F132A">
            <w:pPr>
              <w:pStyle w:val="a9"/>
            </w:pPr>
            <w:r w:rsidRPr="00B86B18">
              <w:rPr>
                <w:rFonts w:hint="eastAsia"/>
              </w:rPr>
              <w:t>复用技术</w:t>
            </w:r>
          </w:p>
        </w:tc>
        <w:tc>
          <w:tcPr>
            <w:tcW w:w="848" w:type="pct"/>
          </w:tcPr>
          <w:p w:rsidR="0027370D" w:rsidRPr="00B86B18" w:rsidRDefault="0027370D" w:rsidP="00AF132A">
            <w:pPr>
              <w:pStyle w:val="a9"/>
            </w:pPr>
            <w:r w:rsidRPr="00B86B18">
              <w:rPr>
                <w:rFonts w:hint="eastAsia"/>
              </w:rPr>
              <w:t>OFDM</w:t>
            </w:r>
          </w:p>
        </w:tc>
        <w:tc>
          <w:tcPr>
            <w:tcW w:w="1034" w:type="pct"/>
            <w:gridSpan w:val="2"/>
          </w:tcPr>
          <w:p w:rsidR="0027370D" w:rsidRPr="00B86B18" w:rsidRDefault="0027370D" w:rsidP="00AF132A">
            <w:pPr>
              <w:pStyle w:val="a9"/>
            </w:pPr>
            <w:r w:rsidRPr="00B86B18">
              <w:rPr>
                <w:rFonts w:hint="eastAsia"/>
              </w:rPr>
              <w:t>CDMA</w:t>
            </w:r>
          </w:p>
        </w:tc>
        <w:tc>
          <w:tcPr>
            <w:tcW w:w="958" w:type="pct"/>
          </w:tcPr>
          <w:p w:rsidR="0027370D" w:rsidRPr="00B86B18" w:rsidRDefault="0027370D" w:rsidP="00AF132A">
            <w:pPr>
              <w:pStyle w:val="a9"/>
            </w:pPr>
            <w:r w:rsidRPr="00B86B18">
              <w:rPr>
                <w:rFonts w:hint="eastAsia"/>
              </w:rPr>
              <w:t>CDMA</w:t>
            </w:r>
          </w:p>
        </w:tc>
        <w:tc>
          <w:tcPr>
            <w:tcW w:w="1001" w:type="pct"/>
            <w:gridSpan w:val="2"/>
          </w:tcPr>
          <w:p w:rsidR="0027370D" w:rsidRPr="00B86B18" w:rsidRDefault="0027370D" w:rsidP="00AF132A">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F132A">
            <w:r w:rsidRPr="003109F1">
              <w:rPr>
                <w:rFonts w:hint="eastAsia"/>
              </w:rPr>
              <w:t>速率</w:t>
            </w:r>
          </w:p>
        </w:tc>
        <w:tc>
          <w:tcPr>
            <w:tcW w:w="848" w:type="pct"/>
          </w:tcPr>
          <w:p w:rsidR="0027370D" w:rsidRPr="003109F1" w:rsidRDefault="0027370D" w:rsidP="00AF132A">
            <w:r w:rsidRPr="003109F1">
              <w:rPr>
                <w:rFonts w:hint="eastAsia"/>
              </w:rPr>
              <w:t>3~27Mbps</w:t>
            </w:r>
          </w:p>
        </w:tc>
        <w:tc>
          <w:tcPr>
            <w:tcW w:w="998" w:type="pct"/>
          </w:tcPr>
          <w:p w:rsidR="0027370D" w:rsidRPr="003109F1" w:rsidRDefault="0027370D" w:rsidP="00AF132A">
            <w:r w:rsidRPr="003109F1">
              <w:rPr>
                <w:rFonts w:hint="eastAsia"/>
              </w:rPr>
              <w:t>≤</w:t>
            </w:r>
            <w:r w:rsidRPr="003109F1">
              <w:rPr>
                <w:rFonts w:hint="eastAsia"/>
              </w:rPr>
              <w:t>3Mbps</w:t>
            </w:r>
          </w:p>
        </w:tc>
        <w:tc>
          <w:tcPr>
            <w:tcW w:w="998" w:type="pct"/>
            <w:gridSpan w:val="3"/>
          </w:tcPr>
          <w:p w:rsidR="0027370D" w:rsidRPr="002B0057" w:rsidRDefault="0027370D" w:rsidP="00893638">
            <w:r w:rsidRPr="002B0057">
              <w:rPr>
                <w:rFonts w:hint="eastAsia"/>
              </w:rPr>
              <w:t>≤</w:t>
            </w:r>
            <w:r w:rsidRPr="002B0057">
              <w:rPr>
                <w:rFonts w:hint="eastAsia"/>
              </w:rPr>
              <w:t>1.28Mbps</w:t>
            </w:r>
          </w:p>
        </w:tc>
        <w:tc>
          <w:tcPr>
            <w:tcW w:w="997" w:type="pct"/>
          </w:tcPr>
          <w:p w:rsidR="0027370D" w:rsidRDefault="0027370D" w:rsidP="00893638">
            <w:r w:rsidRPr="002B0057">
              <w:rPr>
                <w:rFonts w:hint="eastAsia"/>
              </w:rPr>
              <w:t>≤</w:t>
            </w:r>
            <w:r w:rsidRPr="002B0057">
              <w:rPr>
                <w:rFonts w:hint="eastAsia"/>
              </w:rPr>
              <w:t>3.6864Mbps</w:t>
            </w:r>
          </w:p>
        </w:tc>
      </w:tr>
    </w:tbl>
    <w:p w:rsidR="0093160F" w:rsidRDefault="0093160F" w:rsidP="0044039E">
      <w:pPr>
        <w:pStyle w:val="af2"/>
      </w:pPr>
      <w:bookmarkStart w:id="45"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45"/>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46" w:name="_Toc383941328"/>
      <w:bookmarkStart w:id="47" w:name="_Toc383941775"/>
      <w:bookmarkStart w:id="48" w:name="_Toc383962669"/>
      <w:bookmarkStart w:id="49" w:name="_Toc386548255"/>
      <w:bookmarkStart w:id="50" w:name="_Toc386548394"/>
      <w:bookmarkStart w:id="51" w:name="_Toc386555039"/>
      <w:bookmarkStart w:id="52" w:name="_Toc387068129"/>
      <w:bookmarkStart w:id="53" w:name="_Toc387846118"/>
      <w:r w:rsidRPr="00D074DB">
        <w:rPr>
          <w:rFonts w:hint="eastAsia"/>
        </w:rPr>
        <w:t>国内外研究现状</w:t>
      </w:r>
      <w:bookmarkEnd w:id="46"/>
      <w:bookmarkEnd w:id="47"/>
      <w:bookmarkEnd w:id="48"/>
      <w:bookmarkEnd w:id="49"/>
      <w:bookmarkEnd w:id="50"/>
      <w:bookmarkEnd w:id="51"/>
      <w:bookmarkEnd w:id="52"/>
      <w:bookmarkEnd w:id="53"/>
    </w:p>
    <w:p w:rsidR="0093160F" w:rsidRPr="0045431A" w:rsidRDefault="0093160F" w:rsidP="000C39BD">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Pr="00E550FC">
        <w:rPr>
          <w:rFonts w:hint="eastAsia"/>
        </w:rPr>
        <w:t>以美国、欧洲和日本为例</w:t>
      </w:r>
      <w:r>
        <w:rPr>
          <w:rFonts w:hint="eastAsia"/>
        </w:rPr>
        <w:t>，</w:t>
      </w:r>
      <w:r w:rsidRPr="00E550FC">
        <w:rPr>
          <w:rFonts w:hint="eastAsia"/>
        </w:rPr>
        <w:t>推出相关项目研究车路协同系统。在美国、欧洲和日本的</w:t>
      </w:r>
      <w:r w:rsidRPr="00E550FC">
        <w:t>ITS</w:t>
      </w:r>
      <w:r w:rsidRPr="00E550FC">
        <w:rPr>
          <w:rFonts w:hint="eastAsia"/>
        </w:rPr>
        <w:t>发展经历了三个主要阶段</w:t>
      </w:r>
      <w:r>
        <w:rPr>
          <w:rFonts w:hint="eastAsia"/>
        </w:rPr>
        <w:t>，</w:t>
      </w:r>
      <w:r w:rsidRPr="00E550FC">
        <w:t>1930-1980</w:t>
      </w:r>
      <w:r w:rsidRPr="00E550FC">
        <w:rPr>
          <w:rFonts w:hint="eastAsia"/>
        </w:rPr>
        <w:t>年为研究的准备阶段</w:t>
      </w:r>
      <w:r>
        <w:rPr>
          <w:rFonts w:hint="eastAsia"/>
        </w:rPr>
        <w:t>，</w:t>
      </w:r>
      <w:r w:rsidRPr="00E550FC">
        <w:t>1980-1995</w:t>
      </w:r>
      <w:r w:rsidRPr="00E550FC">
        <w:rPr>
          <w:rFonts w:hint="eastAsia"/>
        </w:rPr>
        <w:t>年为可行性研究的阶段</w:t>
      </w:r>
      <w:r>
        <w:rPr>
          <w:rFonts w:hint="eastAsia"/>
        </w:rPr>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00442E00">
        <w:rPr>
          <w:rFonts w:hint="eastAsia"/>
          <w:vertAlign w:val="superscript"/>
        </w:rPr>
        <w:t>9</w:t>
      </w:r>
      <w:r w:rsidRPr="00E20B64">
        <w:rPr>
          <w:rFonts w:hint="eastAsia"/>
          <w:vertAlign w:val="superscript"/>
        </w:rPr>
        <w:t>]</w:t>
      </w:r>
      <w:r w:rsidRPr="00E550FC">
        <w:rPr>
          <w:rFonts w:hint="eastAsia"/>
        </w:rPr>
        <w:t>标准的制定工作</w:t>
      </w:r>
      <w:r>
        <w:rPr>
          <w:rFonts w:hint="eastAsia"/>
        </w:rPr>
        <w:t>，</w:t>
      </w:r>
      <w:r w:rsidRPr="00E550FC">
        <w:rPr>
          <w:rFonts w:hint="eastAsia"/>
        </w:rPr>
        <w:t>美国将</w:t>
      </w:r>
      <w:r w:rsidRPr="00E550FC">
        <w:t>5.9GHz</w:t>
      </w:r>
      <w:r w:rsidRPr="00E550FC">
        <w:rPr>
          <w:rFonts w:hint="eastAsia"/>
        </w:rPr>
        <w:t>频段作为专用于车辆通信环境</w:t>
      </w:r>
      <w:r>
        <w:rPr>
          <w:rFonts w:hint="eastAsia"/>
        </w:rPr>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00442E00">
        <w:rPr>
          <w:rFonts w:hint="eastAsia"/>
          <w:vertAlign w:val="superscript"/>
        </w:rPr>
        <w:t>10</w:t>
      </w:r>
      <w:r w:rsidRPr="00E220BF">
        <w:rPr>
          <w:rFonts w:hint="eastAsia"/>
          <w:vertAlign w:val="superscript"/>
        </w:rPr>
        <w:t>]</w:t>
      </w:r>
    </w:p>
    <w:p w:rsidR="0093160F" w:rsidRPr="00E550FC" w:rsidRDefault="0093160F" w:rsidP="00DD03F3">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Pr>
          <w:rFonts w:hint="eastAsia"/>
        </w:rPr>
        <w:t>，</w:t>
      </w:r>
      <w:r w:rsidRPr="00E550FC">
        <w:t>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Pr>
          <w:rFonts w:hint="eastAsia"/>
        </w:rPr>
        <w:t>“</w:t>
      </w:r>
      <w:r w:rsidRPr="00E550FC">
        <w:t>Connected Vehicle</w:t>
      </w:r>
      <w:r>
        <w:rPr>
          <w:rFonts w:hint="eastAsia"/>
        </w:rPr>
        <w:t>”，</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00442E00">
        <w:rPr>
          <w:rFonts w:hint="eastAsia"/>
          <w:vertAlign w:val="superscript"/>
        </w:rPr>
        <w:t>11</w:t>
      </w:r>
      <w:r w:rsidRPr="00B558CC">
        <w:rPr>
          <w:rFonts w:hint="eastAsia"/>
          <w:vertAlign w:val="superscript"/>
        </w:rPr>
        <w:t>]</w:t>
      </w:r>
    </w:p>
    <w:p w:rsidR="0093160F" w:rsidRPr="00E550FC" w:rsidRDefault="0093160F" w:rsidP="00456681">
      <w:pPr>
        <w:pStyle w:val="af2"/>
        <w:jc w:val="left"/>
      </w:pPr>
      <w:r>
        <w:rPr>
          <w:rFonts w:hint="eastAsia"/>
        </w:rPr>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t>，</w:t>
      </w:r>
      <w:r w:rsidRPr="00E550FC">
        <w:rPr>
          <w:rFonts w:hint="eastAsia"/>
        </w:rPr>
        <w:t>进行</w:t>
      </w:r>
      <w:r w:rsidRPr="00E550FC">
        <w:t>ARTS</w:t>
      </w:r>
      <w:r>
        <w:t>（</w:t>
      </w:r>
      <w:r w:rsidRPr="00E550FC">
        <w:t>Advanced</w:t>
      </w:r>
      <w:r>
        <w:rPr>
          <w:rFonts w:hint="eastAsia"/>
        </w:rPr>
        <w:t xml:space="preserve"> </w:t>
      </w:r>
      <w:r w:rsidRPr="00E550FC">
        <w:t>Road</w:t>
      </w:r>
      <w:r>
        <w:rPr>
          <w:rFonts w:hint="eastAsia"/>
        </w:rPr>
        <w:t xml:space="preserve"> </w:t>
      </w:r>
      <w:r w:rsidRPr="00E550FC">
        <w:t>Transportation Systems</w:t>
      </w:r>
      <w:r>
        <w:t>）</w:t>
      </w:r>
      <w:r w:rsidRPr="00E550FC">
        <w:rPr>
          <w:rFonts w:hint="eastAsia"/>
        </w:rPr>
        <w:t>、</w:t>
      </w:r>
      <w:r w:rsidRPr="00E550FC">
        <w:t>VICS</w:t>
      </w:r>
      <w:r>
        <w:t>（</w:t>
      </w:r>
      <w:r w:rsidRPr="00E550FC">
        <w:t>Vehicle Information and Communication System</w:t>
      </w:r>
      <w:r>
        <w:t>）</w:t>
      </w:r>
      <w:r w:rsidRPr="00E550FC">
        <w:rPr>
          <w:rFonts w:hint="eastAsia"/>
        </w:rPr>
        <w:t>和</w:t>
      </w:r>
      <w:r w:rsidRPr="00E550FC">
        <w:t>AVS</w:t>
      </w:r>
      <w:r>
        <w:t>（</w:t>
      </w:r>
      <w:r w:rsidRPr="00E550FC">
        <w:t xml:space="preserve">Advanced Safety </w:t>
      </w:r>
      <w:r w:rsidRPr="00E550FC">
        <w:lastRenderedPageBreak/>
        <w:t>Vehicle</w:t>
      </w:r>
      <w:r>
        <w:t>）</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t>，</w:t>
      </w:r>
      <w:r w:rsidRPr="00E550FC">
        <w:rPr>
          <w:rFonts w:hint="eastAsia"/>
        </w:rPr>
        <w:t>到目前已经基本完成智能交通系统的基础和核心技术的开发阶段</w:t>
      </w:r>
      <w:r>
        <w:rPr>
          <w:rFonts w:hint="eastAsia"/>
        </w:rPr>
        <w:t>，</w:t>
      </w:r>
      <w:r w:rsidRPr="00E550FC">
        <w:rPr>
          <w:rFonts w:hint="eastAsia"/>
        </w:rPr>
        <w:t>进入实用技术的研发</w:t>
      </w:r>
      <w:r>
        <w:rPr>
          <w:rFonts w:hint="eastAsia"/>
        </w:rPr>
        <w:t>，</w:t>
      </w:r>
      <w:r w:rsidRPr="00E550FC">
        <w:rPr>
          <w:rFonts w:hint="eastAsia"/>
        </w:rPr>
        <w:t>其中</w:t>
      </w:r>
      <w:r w:rsidRPr="00E550FC">
        <w:t>VICS</w:t>
      </w:r>
      <w:r w:rsidRPr="00E550FC">
        <w:rPr>
          <w:rFonts w:hint="eastAsia"/>
        </w:rPr>
        <w:t>项目主要促进研究和发展车辆安全技术</w:t>
      </w:r>
      <w:r>
        <w:rPr>
          <w:rFonts w:hint="eastAsia"/>
        </w:rPr>
        <w:t>，</w:t>
      </w:r>
      <w:r w:rsidRPr="00E550FC">
        <w:rPr>
          <w:rFonts w:hint="eastAsia"/>
        </w:rPr>
        <w:t>已形成了庞大的产业和成熟的产品。学术研究和工业组织的代表项目为</w:t>
      </w:r>
      <w:r>
        <w:t>VERTIS</w:t>
      </w:r>
      <w:r>
        <w:t>（</w:t>
      </w:r>
      <w:r>
        <w:t>Vehicle</w:t>
      </w:r>
      <w:r>
        <w:rPr>
          <w:rFonts w:hint="eastAsia"/>
        </w:rPr>
        <w:t xml:space="preserve"> </w:t>
      </w:r>
      <w:r w:rsidRPr="00E550FC">
        <w:t>Road and Traffic Intelligent Society</w:t>
      </w:r>
      <w:r>
        <w:t>）</w:t>
      </w:r>
      <w:r w:rsidRPr="00E550FC">
        <w:rPr>
          <w:rFonts w:hint="eastAsia"/>
        </w:rPr>
        <w:t>。日本政府在</w:t>
      </w:r>
      <w:r>
        <w:t>2006</w:t>
      </w:r>
      <w:r w:rsidRPr="00E550FC">
        <w:rPr>
          <w:rFonts w:hint="eastAsia"/>
        </w:rPr>
        <w:t>年</w:t>
      </w:r>
      <w:r>
        <w:t>1</w:t>
      </w:r>
      <w:r w:rsidRPr="00E550FC">
        <w:rPr>
          <w:rFonts w:hint="eastAsia"/>
        </w:rPr>
        <w:t>月，将实现世界上最安全高效的道路交通计划作为其新一代</w:t>
      </w:r>
      <w:r>
        <w:t>IT</w:t>
      </w:r>
      <w:r w:rsidRPr="00E550FC">
        <w:rPr>
          <w:rFonts w:hint="eastAsia"/>
        </w:rPr>
        <w:t>改革战略的重要组成部分。在该计划中日本政府承诺在未来的数年内实现将的每年因交通事故死亡人数减少不到</w:t>
      </w:r>
      <w:r w:rsidRPr="00E550FC">
        <w:t>5000</w:t>
      </w:r>
      <w:r w:rsidRPr="00E550FC">
        <w:rPr>
          <w:rFonts w:hint="eastAsia"/>
        </w:rPr>
        <w:t>的目标</w:t>
      </w:r>
      <w:r w:rsidRPr="00C321ED">
        <w:rPr>
          <w:rFonts w:hint="eastAsia"/>
          <w:vertAlign w:val="superscript"/>
        </w:rPr>
        <w:t>[</w:t>
      </w:r>
      <w:r w:rsidR="00442E00">
        <w:rPr>
          <w:rFonts w:hint="eastAsia"/>
          <w:vertAlign w:val="superscript"/>
        </w:rPr>
        <w:t>12</w:t>
      </w:r>
      <w:r w:rsidRPr="00C321ED">
        <w:rPr>
          <w:rFonts w:hint="eastAsia"/>
          <w:vertAlign w:val="superscript"/>
        </w:rPr>
        <w:t>]</w:t>
      </w:r>
      <w:r>
        <w:rPr>
          <w:rFonts w:hint="eastAsia"/>
        </w:rPr>
        <w:t>。</w:t>
      </w:r>
      <w:r w:rsidRPr="00E550FC">
        <w:t>2005-2010</w:t>
      </w:r>
      <w:r w:rsidRPr="00E550FC">
        <w:rPr>
          <w:rFonts w:hint="eastAsia"/>
        </w:rPr>
        <w:t>期间主要研究车路间协调、智能汽车系统等</w:t>
      </w:r>
      <w:r>
        <w:rPr>
          <w:rFonts w:hint="eastAsia"/>
        </w:rPr>
        <w:t>；</w:t>
      </w:r>
      <w:r w:rsidRPr="00E550FC">
        <w:rPr>
          <w:rFonts w:hint="eastAsia"/>
        </w:rPr>
        <w:t>在</w:t>
      </w:r>
      <w:r w:rsidRPr="00E550FC">
        <w:t>2010</w:t>
      </w:r>
      <w:r w:rsidRPr="00E550FC">
        <w:rPr>
          <w:rFonts w:hint="eastAsia"/>
        </w:rPr>
        <w:t>年后</w:t>
      </w:r>
      <w:r>
        <w:rPr>
          <w:rFonts w:hint="eastAsia"/>
        </w:rPr>
        <w:t>，</w:t>
      </w:r>
      <w:r w:rsidRPr="00E550FC">
        <w:rPr>
          <w:rFonts w:hint="eastAsia"/>
        </w:rPr>
        <w:t>日本将重点研究车路协同系统的实际应用</w:t>
      </w:r>
      <w:r>
        <w:rPr>
          <w:rFonts w:hint="eastAsia"/>
        </w:rPr>
        <w:t>，</w:t>
      </w:r>
      <w:r w:rsidRPr="00E550FC">
        <w:rPr>
          <w:rFonts w:hint="eastAsia"/>
        </w:rPr>
        <w:t>构建人车路三者一体化的信息网络和安全控制技术。</w:t>
      </w:r>
    </w:p>
    <w:p w:rsidR="0093160F" w:rsidRDefault="0093160F" w:rsidP="00655A17">
      <w:pPr>
        <w:pStyle w:val="a9"/>
      </w:pPr>
      <w:r>
        <w:rPr>
          <w:rFonts w:hint="eastAsia"/>
        </w:rPr>
        <w:tab/>
      </w:r>
      <w:r w:rsidRPr="00E550FC">
        <w:rPr>
          <w:rFonts w:hint="eastAsia"/>
        </w:rPr>
        <w:t>欧盟作为欧洲的一体化组织目前的车联网研究项目分为两大类，一个是政府主导的公共服务项目</w:t>
      </w:r>
      <w:r>
        <w:rPr>
          <w:rFonts w:hint="eastAsia"/>
        </w:rPr>
        <w:t>，</w:t>
      </w:r>
      <w:r w:rsidRPr="00E550FC">
        <w:rPr>
          <w:rFonts w:hint="eastAsia"/>
        </w:rPr>
        <w:t>另一类是民间组织对车载自组织网络的研究项目在</w:t>
      </w:r>
      <w:r w:rsidRPr="00E550FC">
        <w:t>1930</w:t>
      </w:r>
      <w:r w:rsidRPr="00E550FC">
        <w:rPr>
          <w:rFonts w:hint="eastAsia"/>
        </w:rPr>
        <w:t>至</w:t>
      </w:r>
      <w:r w:rsidRPr="00E550FC">
        <w:t>1980</w:t>
      </w:r>
      <w:r w:rsidRPr="00E550FC">
        <w:rPr>
          <w:rFonts w:hint="eastAsia"/>
        </w:rPr>
        <w:t>年期间</w:t>
      </w:r>
      <w:r>
        <w:rPr>
          <w:rFonts w:hint="eastAsia"/>
        </w:rPr>
        <w:t>，</w:t>
      </w:r>
      <w:r w:rsidRPr="00E550FC">
        <w:rPr>
          <w:rFonts w:hint="eastAsia"/>
        </w:rPr>
        <w:t>是欧洲智能交通发展的第一个阶段</w:t>
      </w:r>
      <w:r>
        <w:rPr>
          <w:rFonts w:hint="eastAsia"/>
        </w:rPr>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Pr>
          <w:rFonts w:hint="eastAsia"/>
        </w:rPr>
        <w:t>，</w:t>
      </w:r>
      <w:r w:rsidRPr="00E550FC">
        <w:rPr>
          <w:rFonts w:hint="eastAsia"/>
        </w:rPr>
        <w:t>欧洲的</w:t>
      </w:r>
      <w:r w:rsidRPr="00E550FC">
        <w:t>19</w:t>
      </w:r>
      <w:r w:rsidRPr="00E550FC">
        <w:rPr>
          <w:rFonts w:hint="eastAsia"/>
        </w:rPr>
        <w:t>个国家的政府、公司和教育机构建立了欧洲高效安全交通系统计划</w:t>
      </w:r>
      <w:r>
        <w:t>（</w:t>
      </w:r>
      <w:r w:rsidRPr="00E550FC">
        <w:t>PROMETHEUS)</w:t>
      </w:r>
      <w:r>
        <w:rPr>
          <w:rFonts w:hint="eastAsia"/>
        </w:rPr>
        <w:t>，</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DRIVE</w:t>
      </w:r>
      <w:r w:rsidRPr="00E550FC">
        <w:rPr>
          <w:rFonts w:hint="eastAsia"/>
        </w:rPr>
        <w:t>计划。在</w:t>
      </w:r>
      <w:r w:rsidRPr="00E550FC">
        <w:t>PROMETHEUS</w:t>
      </w:r>
      <w:r w:rsidRPr="00E550FC">
        <w:rPr>
          <w:rFonts w:hint="eastAsia"/>
        </w:rPr>
        <w:t>计划下开展了</w:t>
      </w:r>
      <w:r w:rsidRPr="00E550FC">
        <w:t>ARGO</w:t>
      </w:r>
      <w:r>
        <w:t>，</w:t>
      </w:r>
      <w:r w:rsidRPr="00E550FC">
        <w:rPr>
          <w:rFonts w:hint="eastAsia"/>
        </w:rPr>
        <w:t>设计、开发和研究交通信息化领域的创新的解决方案</w:t>
      </w:r>
      <w:r>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t>，</w:t>
      </w:r>
      <w:r w:rsidRPr="00E550FC">
        <w:rPr>
          <w:rFonts w:hint="eastAsia"/>
        </w:rPr>
        <w:t>框架的制定加速创新的交通技术在欧洲的部署</w:t>
      </w:r>
      <w:r>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93160F" w:rsidRPr="0071165E" w:rsidRDefault="0093160F"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ITS</w:t>
      </w:r>
      <w:r w:rsidRPr="00E550FC">
        <w:rPr>
          <w:rFonts w:hint="eastAsia"/>
        </w:rPr>
        <w:t>发展战略和</w:t>
      </w:r>
      <w:r w:rsidRPr="00E550FC">
        <w:t>GIS</w:t>
      </w:r>
      <w:r w:rsidRPr="00E550FC">
        <w:rPr>
          <w:rFonts w:hint="eastAsia"/>
        </w:rPr>
        <w:t>（</w:t>
      </w:r>
      <w:r w:rsidRPr="00E550FC">
        <w:t>Geographic Information System</w:t>
      </w:r>
      <w:r>
        <w:rPr>
          <w:rFonts w:hint="eastAsia"/>
        </w:rPr>
        <w:t>，</w:t>
      </w:r>
      <w:r w:rsidRPr="00E550FC">
        <w:rPr>
          <w:rFonts w:hint="eastAsia"/>
        </w:rPr>
        <w:t>地理信息系统）、</w:t>
      </w:r>
      <w:r w:rsidRPr="00E550FC">
        <w:t>GPS</w:t>
      </w:r>
      <w:r w:rsidRPr="00E550FC">
        <w:rPr>
          <w:rFonts w:hint="eastAsia"/>
        </w:rPr>
        <w:t>（</w:t>
      </w:r>
      <w:r>
        <w:rPr>
          <w:rFonts w:hint="eastAsia"/>
        </w:rPr>
        <w:t>G</w:t>
      </w:r>
      <w:r w:rsidRPr="00E550FC">
        <w:t>lobal Positioning System</w:t>
      </w:r>
      <w:r>
        <w:rPr>
          <w:rFonts w:hint="eastAsia"/>
        </w:rPr>
        <w:t>，</w:t>
      </w:r>
      <w:r w:rsidRPr="00E550FC">
        <w:rPr>
          <w:rFonts w:hint="eastAsia"/>
        </w:rPr>
        <w:t>全球定位系统）、</w:t>
      </w:r>
      <w:r w:rsidRPr="00E550FC">
        <w:t>EDI</w:t>
      </w:r>
      <w:r w:rsidRPr="00E550FC">
        <w:rPr>
          <w:rFonts w:hint="eastAsia"/>
        </w:rPr>
        <w:t>（</w:t>
      </w:r>
      <w:r w:rsidRPr="00E550FC">
        <w:t>Electronic Data Interchange</w:t>
      </w:r>
      <w:r>
        <w:rPr>
          <w:rFonts w:hint="eastAsia"/>
        </w:rPr>
        <w:t>，</w:t>
      </w:r>
      <w:r w:rsidRPr="00E550FC">
        <w:rPr>
          <w:rFonts w:hint="eastAsia"/>
        </w:rPr>
        <w:t>电子数据交换）在交通中的应用等，重视交通信息网络的建设，如交通部的公路智能运输系统发展战略研究、铁道部</w:t>
      </w:r>
      <w:r w:rsidRPr="00E550FC">
        <w:t>TMIS</w:t>
      </w:r>
      <w:r w:rsidRPr="00E550FC">
        <w:rPr>
          <w:rFonts w:hint="eastAsia"/>
        </w:rPr>
        <w:t>（</w:t>
      </w:r>
      <w:r w:rsidRPr="00E550FC">
        <w:t>Transportation Management Information System</w:t>
      </w:r>
      <w:r>
        <w:rPr>
          <w:rFonts w:hint="eastAsia"/>
        </w:rPr>
        <w:t>，</w:t>
      </w:r>
      <w:r w:rsidRPr="00E550FC">
        <w:rPr>
          <w:rFonts w:hint="eastAsia"/>
        </w:rPr>
        <w:t>铁路运输管理系统）、</w:t>
      </w:r>
      <w:r w:rsidRPr="00E550FC">
        <w:t>DMIS</w:t>
      </w:r>
      <w:r w:rsidRPr="00E550FC">
        <w:rPr>
          <w:rFonts w:hint="eastAsia"/>
        </w:rPr>
        <w:t>（</w:t>
      </w:r>
      <w:r w:rsidRPr="00E550FC">
        <w:t>Dispatch Management Information System</w:t>
      </w:r>
      <w:r>
        <w:rPr>
          <w:rFonts w:hint="eastAsia"/>
        </w:rPr>
        <w:t>，</w:t>
      </w:r>
      <w:r w:rsidRPr="00E550FC">
        <w:rPr>
          <w:rFonts w:hint="eastAsia"/>
        </w:rPr>
        <w:t>调度指挥管理系统）等信息系统开发。虽然现在与发达国家相比，我们的车联网系统还有很大的差距，但是因为随着信息技术、电子技术、传感通信技术</w:t>
      </w:r>
      <w:r w:rsidRPr="00E550FC">
        <w:rPr>
          <w:rFonts w:hint="eastAsia"/>
        </w:rPr>
        <w:lastRenderedPageBreak/>
        <w:t>和计算机等技术的快速发展</w:t>
      </w:r>
      <w:r>
        <w:t>，</w:t>
      </w:r>
      <w:r w:rsidRPr="00E550FC">
        <w:rPr>
          <w:rFonts w:hint="eastAsia"/>
        </w:rPr>
        <w:t>我国从上世纪</w:t>
      </w:r>
      <w:r w:rsidRPr="00E550FC">
        <w:t>80</w:t>
      </w:r>
      <w:r w:rsidRPr="00E550FC">
        <w:rPr>
          <w:rFonts w:hint="eastAsia"/>
        </w:rPr>
        <w:t>年代开始加快对智能交通系统的技术研究</w:t>
      </w:r>
      <w:r>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3160F" w:rsidP="00606ABC">
      <w:pPr>
        <w:pStyle w:val="a9"/>
        <w:numPr>
          <w:ilvl w:val="1"/>
          <w:numId w:val="20"/>
        </w:numPr>
      </w:pP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lastRenderedPageBreak/>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93160F" w:rsidRPr="00E550FC" w:rsidRDefault="0093160F" w:rsidP="00442E00">
      <w:pPr>
        <w:pStyle w:val="af2"/>
        <w:jc w:val="left"/>
      </w:pPr>
      <w:r w:rsidRPr="00E550FC">
        <w:t>(1)</w:t>
      </w:r>
      <w:r>
        <w:rPr>
          <w:rFonts w:hint="eastAsia"/>
        </w:rPr>
        <w:t>频繁的链路断开和重连：高速行驶的车辆，导致</w:t>
      </w:r>
      <w:r w:rsidRPr="00E550FC">
        <w:rPr>
          <w:rFonts w:hint="eastAsia"/>
        </w:rPr>
        <w:t>了车辆图络拓扑结构的迅速变化，同时引起车间通信的间歇性中断。</w:t>
      </w:r>
      <w:bookmarkStart w:id="54" w:name="_Ref383957300"/>
      <w:r w:rsidRPr="006609FD">
        <w:rPr>
          <w:rFonts w:hint="eastAsia"/>
          <w:vertAlign w:val="superscript"/>
        </w:rPr>
        <w:t>[</w:t>
      </w:r>
      <w:bookmarkEnd w:id="54"/>
      <w:r w:rsidR="00442E00">
        <w:rPr>
          <w:rFonts w:hint="eastAsia"/>
          <w:vertAlign w:val="superscript"/>
        </w:rPr>
        <w:t>13</w:t>
      </w:r>
      <w:r w:rsidRPr="006609FD">
        <w:rPr>
          <w:rFonts w:hint="eastAsia"/>
          <w:vertAlign w:val="superscript"/>
        </w:rPr>
        <w:t>]</w:t>
      </w:r>
    </w:p>
    <w:p w:rsidR="0093160F" w:rsidRPr="00E550FC" w:rsidRDefault="0093160F" w:rsidP="00655A17">
      <w:pPr>
        <w:pStyle w:val="a9"/>
      </w:pPr>
      <w:r w:rsidRPr="00E550FC">
        <w:t>(2)</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Default="0093160F" w:rsidP="00655A17">
      <w:pPr>
        <w:pStyle w:val="a9"/>
      </w:pPr>
      <w:r w:rsidRPr="00E550FC">
        <w:t>(3)</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Pr="00D074DB" w:rsidRDefault="0093160F" w:rsidP="00F677C6">
      <w:pPr>
        <w:pStyle w:val="a1"/>
        <w:spacing w:before="163" w:after="163"/>
      </w:pPr>
      <w:bookmarkStart w:id="55" w:name="_Toc383941329"/>
      <w:bookmarkStart w:id="56" w:name="_Toc383941776"/>
      <w:bookmarkStart w:id="57" w:name="_Toc383962670"/>
      <w:bookmarkStart w:id="58" w:name="_Toc386548256"/>
      <w:bookmarkStart w:id="59" w:name="_Toc386548395"/>
      <w:bookmarkStart w:id="60" w:name="_Toc386555040"/>
      <w:bookmarkStart w:id="61" w:name="_Toc387068130"/>
      <w:bookmarkStart w:id="62" w:name="_Toc387846119"/>
      <w:r w:rsidRPr="00D074DB">
        <w:rPr>
          <w:rFonts w:hint="eastAsia"/>
        </w:rPr>
        <w:t>选题的目的及意义</w:t>
      </w:r>
      <w:bookmarkEnd w:id="55"/>
      <w:bookmarkEnd w:id="56"/>
      <w:bookmarkEnd w:id="57"/>
      <w:bookmarkEnd w:id="58"/>
      <w:bookmarkEnd w:id="59"/>
      <w:bookmarkEnd w:id="60"/>
      <w:bookmarkEnd w:id="61"/>
      <w:bookmarkEnd w:id="62"/>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lastRenderedPageBreak/>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63" w:name="_Toc383941330"/>
      <w:bookmarkStart w:id="64" w:name="_Toc383941777"/>
      <w:bookmarkStart w:id="65" w:name="_Toc356661278"/>
      <w:bookmarkStart w:id="66" w:name="_Toc356988740"/>
      <w:bookmarkStart w:id="67" w:name="_Toc383962671"/>
      <w:bookmarkStart w:id="68" w:name="_Toc386548257"/>
      <w:bookmarkStart w:id="69" w:name="_Toc386548396"/>
      <w:bookmarkStart w:id="70" w:name="_Toc386555041"/>
      <w:bookmarkStart w:id="71" w:name="_Toc387068131"/>
      <w:bookmarkStart w:id="72" w:name="_Toc387846120"/>
      <w:r w:rsidRPr="003A6F29">
        <w:t>论文主要研究内容及结构安排</w:t>
      </w:r>
      <w:bookmarkEnd w:id="63"/>
      <w:bookmarkEnd w:id="64"/>
      <w:bookmarkEnd w:id="65"/>
      <w:bookmarkEnd w:id="66"/>
      <w:bookmarkEnd w:id="67"/>
      <w:bookmarkEnd w:id="68"/>
      <w:bookmarkEnd w:id="69"/>
      <w:bookmarkEnd w:id="70"/>
      <w:bookmarkEnd w:id="71"/>
      <w:bookmarkEnd w:id="72"/>
    </w:p>
    <w:p w:rsidR="0093160F" w:rsidRDefault="0093160F" w:rsidP="003B5F38">
      <w:pPr>
        <w:pStyle w:val="a9"/>
        <w:ind w:firstLine="420"/>
        <w:rPr>
          <w:ins w:id="73" w:author="Lab404" w:date="2014-05-19T11:58:00Z"/>
          <w:rFonts w:hint="eastAsia"/>
        </w:rPr>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F612C7" w:rsidRPr="00C305EB" w:rsidRDefault="00F612C7" w:rsidP="003B5F38">
      <w:pPr>
        <w:pStyle w:val="a9"/>
        <w:ind w:firstLine="420"/>
      </w:pPr>
      <w:ins w:id="74" w:author="Lab404" w:date="2014-05-19T11:58:00Z">
        <w:r>
          <w:rPr>
            <w:rFonts w:hint="eastAsia"/>
          </w:rPr>
          <w:t>（说明一下第</w:t>
        </w:r>
        <w:r>
          <w:rPr>
            <w:rFonts w:hint="eastAsia"/>
          </w:rPr>
          <w:t>2</w:t>
        </w:r>
        <w:r>
          <w:rPr>
            <w:rFonts w:hint="eastAsia"/>
          </w:rPr>
          <w:t>、</w:t>
        </w:r>
        <w:r>
          <w:rPr>
            <w:rFonts w:hint="eastAsia"/>
          </w:rPr>
          <w:t>3</w:t>
        </w:r>
        <w:r>
          <w:rPr>
            <w:rFonts w:hint="eastAsia"/>
          </w:rPr>
          <w:t>部分的关联关系！</w:t>
        </w:r>
        <w:bookmarkStart w:id="75" w:name="_GoBack"/>
        <w:bookmarkEnd w:id="75"/>
        <w:r>
          <w:rPr>
            <w:rFonts w:hint="eastAsia"/>
          </w:rPr>
          <w:t>）</w:t>
        </w:r>
      </w:ins>
    </w:p>
    <w:p w:rsidR="0093160F" w:rsidRPr="00C305EB" w:rsidRDefault="0093160F" w:rsidP="005C6ADD">
      <w:pPr>
        <w:pStyle w:val="a9"/>
      </w:pPr>
      <w:r>
        <w:rPr>
          <w:rFonts w:hint="eastAsia"/>
        </w:rPr>
        <w:tab/>
      </w:r>
      <w:r w:rsidRPr="00C305EB">
        <w:rPr>
          <w:rFonts w:hint="eastAsia"/>
        </w:rPr>
        <w:t>第一部分：绪论，阐述课题的研究背景、国内外车联网发展现状以及课题的研究目的和意义。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w:t>
      </w:r>
      <w:del w:id="76" w:author="Lab404" w:date="2014-05-19T11:57:00Z">
        <w:r w:rsidRPr="00C305EB" w:rsidDel="00F612C7">
          <w:rPr>
            <w:rFonts w:hint="eastAsia"/>
          </w:rPr>
          <w:delText>正文部分，</w:delText>
        </w:r>
      </w:del>
      <w:r w:rsidRPr="00C305EB">
        <w:rPr>
          <w:rFonts w:hint="eastAsia"/>
        </w:rPr>
        <w:t>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5"/>
          <w:headerReference w:type="default" r:id="rId16"/>
          <w:footerReference w:type="even" r:id="rId17"/>
          <w:footerReference w:type="default" r:id="rId18"/>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77" w:name="_Toc386555042"/>
      <w:bookmarkStart w:id="78" w:name="_Toc387068132"/>
      <w:bookmarkStart w:id="79" w:name="_Toc387846121"/>
      <w:del w:id="80" w:author="Lab404" w:date="2014-05-19T11:54:00Z">
        <w:r w:rsidDel="007A64FD">
          <w:rPr>
            <w:rStyle w:val="Chara"/>
            <w:rFonts w:hint="eastAsia"/>
          </w:rPr>
          <w:lastRenderedPageBreak/>
          <w:delText>相关</w:delText>
        </w:r>
      </w:del>
      <w:ins w:id="81" w:author="Lab404" w:date="2014-05-19T11:54:00Z">
        <w:r w:rsidR="007A64FD">
          <w:rPr>
            <w:rStyle w:val="Chara"/>
            <w:rFonts w:hint="eastAsia"/>
          </w:rPr>
          <w:t>车联网与WAVE</w:t>
        </w:r>
      </w:ins>
      <w:r>
        <w:rPr>
          <w:rStyle w:val="Chara"/>
          <w:rFonts w:hint="eastAsia"/>
        </w:rPr>
        <w:t>技术</w:t>
      </w:r>
      <w:bookmarkEnd w:id="77"/>
      <w:bookmarkEnd w:id="78"/>
      <w:bookmarkEnd w:id="79"/>
    </w:p>
    <w:p w:rsidR="0093160F" w:rsidRPr="00D074DB" w:rsidRDefault="0093160F" w:rsidP="002E60A1">
      <w:pPr>
        <w:pStyle w:val="a1"/>
        <w:spacing w:before="156" w:after="156"/>
      </w:pPr>
      <w:bookmarkStart w:id="82" w:name="_Toc383941332"/>
      <w:bookmarkStart w:id="83" w:name="_Toc383941779"/>
      <w:bookmarkStart w:id="84" w:name="_Toc383962673"/>
      <w:bookmarkStart w:id="85" w:name="_Toc386548259"/>
      <w:bookmarkStart w:id="86" w:name="_Toc386548398"/>
      <w:bookmarkStart w:id="87" w:name="_Toc386555043"/>
      <w:bookmarkStart w:id="88" w:name="_Toc387068133"/>
      <w:bookmarkStart w:id="89" w:name="_Toc387846122"/>
      <w:r w:rsidRPr="00D074DB">
        <w:rPr>
          <w:rFonts w:hint="eastAsia"/>
        </w:rPr>
        <w:t>车联网相关技术</w:t>
      </w:r>
      <w:bookmarkEnd w:id="82"/>
      <w:bookmarkEnd w:id="83"/>
      <w:r>
        <w:rPr>
          <w:rFonts w:hint="eastAsia"/>
        </w:rPr>
        <w:t>概述</w:t>
      </w:r>
      <w:bookmarkEnd w:id="84"/>
      <w:bookmarkEnd w:id="85"/>
      <w:bookmarkEnd w:id="86"/>
      <w:bookmarkEnd w:id="87"/>
      <w:bookmarkEnd w:id="88"/>
      <w:bookmarkEnd w:id="89"/>
    </w:p>
    <w:p w:rsidR="0093160F" w:rsidRDefault="0093160F" w:rsidP="00381258">
      <w:pPr>
        <w:pStyle w:val="af2"/>
        <w:jc w:val="left"/>
      </w:pPr>
      <w:r w:rsidRPr="007A64FD">
        <w:rPr>
          <w:rFonts w:ascii="宋体" w:cs="宋体"/>
          <w:kern w:val="0"/>
          <w:sz w:val="20"/>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w:t>
      </w:r>
      <w:proofErr w:type="gramStart"/>
      <w:r w:rsidRPr="006B7F27">
        <w:rPr>
          <w:rFonts w:hint="eastAsia"/>
        </w:rPr>
        <w:t>栈</w:t>
      </w:r>
      <w:proofErr w:type="gramEnd"/>
      <w:r w:rsidRPr="006B7F27">
        <w:rPr>
          <w:rFonts w:hint="eastAsia"/>
        </w:rPr>
        <w:t>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2pt;height:272.1pt" o:ole="">
            <v:imagedata r:id="rId19" o:title=""/>
          </v:shape>
          <o:OLEObject Type="Embed" ProgID="Visio.Drawing.11" ShapeID="_x0000_i1026" DrawAspect="Content" ObjectID="_1462005963" r:id="rId20"/>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93160F" w:rsidRPr="00404AF0" w:rsidRDefault="0093160F" w:rsidP="004F7FCE">
      <w:pPr>
        <w:pStyle w:val="a1"/>
        <w:spacing w:before="156" w:after="156"/>
      </w:pPr>
      <w:bookmarkStart w:id="90" w:name="_Toc383941333"/>
      <w:bookmarkStart w:id="91" w:name="_Toc383941780"/>
      <w:bookmarkStart w:id="92" w:name="_Toc383962674"/>
      <w:bookmarkStart w:id="93" w:name="_Toc386548260"/>
      <w:bookmarkStart w:id="94" w:name="_Toc386548399"/>
      <w:bookmarkStart w:id="95" w:name="_Toc386555044"/>
      <w:bookmarkStart w:id="96" w:name="_Toc387068134"/>
      <w:bookmarkStart w:id="97" w:name="_Toc387846123"/>
      <w:r w:rsidRPr="00404AF0">
        <w:t>IEEE802.11p</w:t>
      </w:r>
      <w:bookmarkEnd w:id="90"/>
      <w:bookmarkEnd w:id="91"/>
      <w:bookmarkEnd w:id="92"/>
      <w:bookmarkEnd w:id="93"/>
      <w:bookmarkEnd w:id="94"/>
      <w:bookmarkEnd w:id="95"/>
      <w:bookmarkEnd w:id="96"/>
      <w:bookmarkEnd w:id="97"/>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98" w:name="_Toc383962675"/>
      <w:bookmarkStart w:id="99" w:name="_Toc383962789"/>
      <w:bookmarkStart w:id="100" w:name="_Toc386548261"/>
      <w:bookmarkStart w:id="101" w:name="_Toc386548400"/>
      <w:bookmarkStart w:id="102" w:name="_Toc386548528"/>
      <w:bookmarkEnd w:id="98"/>
      <w:bookmarkEnd w:id="99"/>
      <w:bookmarkEnd w:id="100"/>
      <w:bookmarkEnd w:id="101"/>
      <w:bookmarkEnd w:id="102"/>
    </w:p>
    <w:p w:rsidR="0093160F" w:rsidRPr="00404AF0" w:rsidRDefault="0093160F" w:rsidP="004F7FCE">
      <w:pPr>
        <w:pStyle w:val="a2"/>
        <w:spacing w:before="156" w:after="156"/>
      </w:pPr>
      <w:bookmarkStart w:id="103" w:name="_Toc386555045"/>
      <w:bookmarkStart w:id="104" w:name="_Toc387068135"/>
      <w:bookmarkStart w:id="105" w:name="_Toc387846124"/>
      <w:r w:rsidRPr="00404AF0">
        <w:rPr>
          <w:rFonts w:hint="eastAsia"/>
        </w:rPr>
        <w:lastRenderedPageBreak/>
        <w:t>IEEE802.11</w:t>
      </w:r>
      <w:r w:rsidRPr="00404AF0">
        <w:rPr>
          <w:rFonts w:hint="eastAsia"/>
        </w:rPr>
        <w:t>协议</w:t>
      </w:r>
      <w:bookmarkEnd w:id="103"/>
      <w:bookmarkEnd w:id="104"/>
      <w:bookmarkEnd w:id="105"/>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93160F" w:rsidRPr="00C33A3D" w:rsidRDefault="0093160F" w:rsidP="00471E92">
      <w:pPr>
        <w:pStyle w:val="a9"/>
      </w:pPr>
      <w:r w:rsidRPr="00C33A3D">
        <w:rPr>
          <w:rFonts w:hint="eastAsia"/>
        </w:rPr>
        <w:t>IEEE802</w:t>
      </w:r>
      <w:r w:rsidRPr="00C33A3D">
        <w:rPr>
          <w:rFonts w:hint="eastAsia"/>
        </w:rPr>
        <w:t>是一个局域网标准系列，常见的协议有：</w:t>
      </w:r>
    </w:p>
    <w:p w:rsidR="0093160F" w:rsidRPr="00C33A3D" w:rsidRDefault="0093160F" w:rsidP="0023767D">
      <w:pPr>
        <w:pStyle w:val="a9"/>
        <w:numPr>
          <w:ilvl w:val="0"/>
          <w:numId w:val="21"/>
        </w:numPr>
      </w:pPr>
      <w:r w:rsidRPr="00C33A3D">
        <w:rPr>
          <w:rFonts w:hint="eastAsia"/>
        </w:rPr>
        <w:t>IEEE802.1A------</w:t>
      </w:r>
      <w:r w:rsidRPr="00C33A3D">
        <w:rPr>
          <w:rFonts w:hint="eastAsia"/>
        </w:rPr>
        <w:t>局域网体系结构</w:t>
      </w:r>
    </w:p>
    <w:p w:rsidR="0093160F" w:rsidRPr="00C33A3D" w:rsidRDefault="0093160F" w:rsidP="0023767D">
      <w:pPr>
        <w:pStyle w:val="a9"/>
        <w:numPr>
          <w:ilvl w:val="0"/>
          <w:numId w:val="21"/>
        </w:numPr>
      </w:pPr>
      <w:r w:rsidRPr="00C33A3D">
        <w:rPr>
          <w:rFonts w:hint="eastAsia"/>
        </w:rPr>
        <w:t>IEEE802.1d------</w:t>
      </w:r>
      <w:r w:rsidRPr="00C33A3D">
        <w:rPr>
          <w:rFonts w:hint="eastAsia"/>
        </w:rPr>
        <w:t>生成树协议</w:t>
      </w:r>
      <w:r w:rsidRPr="00C33A3D">
        <w:rPr>
          <w:rFonts w:hint="eastAsia"/>
        </w:rPr>
        <w:t>Spanning Tree</w:t>
      </w:r>
    </w:p>
    <w:p w:rsidR="0093160F" w:rsidRPr="00C33A3D" w:rsidRDefault="0093160F" w:rsidP="0023767D">
      <w:pPr>
        <w:pStyle w:val="a9"/>
        <w:numPr>
          <w:ilvl w:val="0"/>
          <w:numId w:val="21"/>
        </w:numPr>
      </w:pPr>
      <w:r w:rsidRPr="00C33A3D">
        <w:t>IEEE802.1p------General Registration Protocol</w:t>
      </w:r>
    </w:p>
    <w:p w:rsidR="0093160F" w:rsidRPr="00A44B9C" w:rsidRDefault="0093160F" w:rsidP="0023767D">
      <w:pPr>
        <w:pStyle w:val="a9"/>
        <w:numPr>
          <w:ilvl w:val="0"/>
          <w:numId w:val="21"/>
        </w:numPr>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93160F" w:rsidRPr="00A44B9C" w:rsidRDefault="0093160F" w:rsidP="0023767D">
      <w:pPr>
        <w:pStyle w:val="a9"/>
        <w:numPr>
          <w:ilvl w:val="0"/>
          <w:numId w:val="21"/>
        </w:numPr>
      </w:pPr>
      <w:r w:rsidRPr="00A44B9C">
        <w:rPr>
          <w:rFonts w:hint="eastAsia"/>
        </w:rPr>
        <w:t>IEEE802.1w------</w:t>
      </w:r>
      <w:r w:rsidRPr="00A44B9C">
        <w:rPr>
          <w:rFonts w:hint="eastAsia"/>
        </w:rPr>
        <w:t>快速生成树协议</w:t>
      </w:r>
      <w:r w:rsidRPr="00A44B9C">
        <w:rPr>
          <w:rFonts w:hint="eastAsia"/>
        </w:rPr>
        <w:t xml:space="preserve"> RSTP</w:t>
      </w:r>
    </w:p>
    <w:p w:rsidR="0093160F" w:rsidRPr="00A44B9C" w:rsidRDefault="0093160F" w:rsidP="0023767D">
      <w:pPr>
        <w:pStyle w:val="a9"/>
        <w:numPr>
          <w:ilvl w:val="0"/>
          <w:numId w:val="21"/>
        </w:numPr>
      </w:pPr>
      <w:r w:rsidRPr="00A44B9C">
        <w:rPr>
          <w:rFonts w:hint="eastAsia"/>
        </w:rPr>
        <w:t>IEEE802.1s------</w:t>
      </w:r>
      <w:r w:rsidRPr="00A44B9C">
        <w:rPr>
          <w:rFonts w:hint="eastAsia"/>
        </w:rPr>
        <w:t>多生成树协议</w:t>
      </w:r>
      <w:r w:rsidRPr="00A44B9C">
        <w:rPr>
          <w:rFonts w:hint="eastAsia"/>
        </w:rPr>
        <w:t>MSTP</w:t>
      </w:r>
    </w:p>
    <w:p w:rsidR="0093160F" w:rsidRPr="00A44B9C" w:rsidRDefault="0093160F" w:rsidP="0023767D">
      <w:pPr>
        <w:pStyle w:val="a9"/>
        <w:numPr>
          <w:ilvl w:val="0"/>
          <w:numId w:val="21"/>
        </w:numPr>
      </w:pPr>
      <w:r w:rsidRPr="00A44B9C">
        <w:rPr>
          <w:rFonts w:hint="eastAsia"/>
        </w:rPr>
        <w:t>IEEE802.1x------</w:t>
      </w:r>
      <w:r w:rsidRPr="00A44B9C">
        <w:rPr>
          <w:rFonts w:hint="eastAsia"/>
        </w:rPr>
        <w:t>基于端口的访问控制</w:t>
      </w:r>
      <w:r w:rsidRPr="00A44B9C">
        <w:rPr>
          <w:rFonts w:hint="eastAsia"/>
        </w:rPr>
        <w:t>Port Based Network Access Control</w:t>
      </w:r>
    </w:p>
    <w:p w:rsidR="0093160F" w:rsidRPr="00A44B9C" w:rsidRDefault="0093160F" w:rsidP="0023767D">
      <w:pPr>
        <w:pStyle w:val="a9"/>
        <w:numPr>
          <w:ilvl w:val="0"/>
          <w:numId w:val="21"/>
        </w:numPr>
      </w:pPr>
      <w:r w:rsidRPr="00A44B9C">
        <w:t>IEEE802.1g------Remote MAC Bridging</w:t>
      </w:r>
    </w:p>
    <w:p w:rsidR="0093160F" w:rsidRPr="00A44B9C" w:rsidRDefault="0093160F" w:rsidP="0023767D">
      <w:pPr>
        <w:pStyle w:val="a9"/>
        <w:numPr>
          <w:ilvl w:val="0"/>
          <w:numId w:val="21"/>
        </w:numPr>
      </w:pPr>
      <w:r w:rsidRPr="00A44B9C">
        <w:t>IEEE802.1v------VLAN Classification by Protocol and Port[1]</w:t>
      </w:r>
    </w:p>
    <w:p w:rsidR="0093160F" w:rsidRPr="00A44B9C" w:rsidRDefault="0093160F" w:rsidP="0023767D">
      <w:pPr>
        <w:pStyle w:val="a9"/>
        <w:numPr>
          <w:ilvl w:val="0"/>
          <w:numId w:val="21"/>
        </w:numPr>
      </w:pPr>
      <w:r w:rsidRPr="00A44B9C">
        <w:rPr>
          <w:rFonts w:hint="eastAsia"/>
        </w:rPr>
        <w:t>IEEE802.1B------</w:t>
      </w:r>
      <w:r w:rsidRPr="00A44B9C">
        <w:rPr>
          <w:rFonts w:hint="eastAsia"/>
        </w:rPr>
        <w:t>寻址、网络互连与网络管理</w:t>
      </w:r>
    </w:p>
    <w:p w:rsidR="0093160F" w:rsidRPr="00A44B9C" w:rsidRDefault="0093160F" w:rsidP="0023767D">
      <w:pPr>
        <w:pStyle w:val="a9"/>
        <w:numPr>
          <w:ilvl w:val="0"/>
          <w:numId w:val="21"/>
        </w:numPr>
      </w:pPr>
      <w:r w:rsidRPr="00A44B9C">
        <w:rPr>
          <w:rFonts w:hint="eastAsia"/>
        </w:rPr>
        <w:t>IEEE802.2-------</w:t>
      </w:r>
      <w:r w:rsidRPr="00A44B9C">
        <w:rPr>
          <w:rFonts w:hint="eastAsia"/>
        </w:rPr>
        <w:t>逻辑链路控制</w:t>
      </w:r>
      <w:r w:rsidRPr="00A44B9C">
        <w:rPr>
          <w:rFonts w:hint="eastAsia"/>
        </w:rPr>
        <w:t>(LLC)</w:t>
      </w:r>
    </w:p>
    <w:p w:rsidR="0093160F" w:rsidRPr="00A44B9C" w:rsidRDefault="0093160F" w:rsidP="0023767D">
      <w:pPr>
        <w:pStyle w:val="a9"/>
        <w:numPr>
          <w:ilvl w:val="0"/>
          <w:numId w:val="21"/>
        </w:numPr>
      </w:pPr>
      <w:r w:rsidRPr="00A44B9C">
        <w:rPr>
          <w:rFonts w:hint="eastAsia"/>
        </w:rPr>
        <w:t>IEEE802.3-------CSMA/CD</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IEEE802.3i------10Base-T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IEEE802.3u------100Base-T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IEEE802.3ab-----1000Base-T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IEEE802.3x------</w:t>
      </w:r>
      <w:r w:rsidRPr="00A44B9C">
        <w:rPr>
          <w:rFonts w:hint="eastAsia"/>
        </w:rPr>
        <w:t>是全双工以太网数据链路层的流控方法。当客户终端向服务器发出请求后</w:t>
      </w:r>
      <w:r>
        <w:rPr>
          <w:rFonts w:hint="eastAsia"/>
        </w:rPr>
        <w:t>，</w:t>
      </w:r>
      <w:r w:rsidRPr="00A44B9C">
        <w:rPr>
          <w:rFonts w:hint="eastAsia"/>
        </w:rPr>
        <w:t>自身系统或网络产生拥塞时</w:t>
      </w:r>
      <w:r>
        <w:rPr>
          <w:rFonts w:hint="eastAsia"/>
        </w:rPr>
        <w:t>，</w:t>
      </w:r>
      <w:r w:rsidRPr="00A44B9C">
        <w:rPr>
          <w:rFonts w:hint="eastAsia"/>
        </w:rPr>
        <w:t>它会向服务器发出</w:t>
      </w:r>
      <w:r w:rsidRPr="00A44B9C">
        <w:rPr>
          <w:rFonts w:hint="eastAsia"/>
        </w:rPr>
        <w:t>PAUSE</w:t>
      </w:r>
      <w:r w:rsidRPr="00A44B9C">
        <w:rPr>
          <w:rFonts w:hint="eastAsia"/>
        </w:rPr>
        <w:t>帧</w:t>
      </w:r>
      <w:r>
        <w:rPr>
          <w:rFonts w:hint="eastAsia"/>
        </w:rPr>
        <w:t>，</w:t>
      </w:r>
      <w:r w:rsidRPr="00A44B9C">
        <w:rPr>
          <w:rFonts w:hint="eastAsia"/>
        </w:rPr>
        <w:t>以延缓服务器向客户终端的数据传输。</w:t>
      </w:r>
    </w:p>
    <w:p w:rsidR="0093160F" w:rsidRPr="00A44B9C" w:rsidRDefault="0093160F" w:rsidP="0023767D">
      <w:pPr>
        <w:pStyle w:val="a9"/>
        <w:numPr>
          <w:ilvl w:val="0"/>
          <w:numId w:val="21"/>
        </w:numPr>
      </w:pPr>
      <w:r w:rsidRPr="00A44B9C">
        <w:rPr>
          <w:rFonts w:hint="eastAsia"/>
        </w:rPr>
        <w:t>IEEE802.3z------1000Base-SX</w:t>
      </w:r>
      <w:r w:rsidRPr="00A44B9C">
        <w:rPr>
          <w:rFonts w:hint="eastAsia"/>
        </w:rPr>
        <w:t>和</w:t>
      </w:r>
      <w:r w:rsidRPr="00A44B9C">
        <w:rPr>
          <w:rFonts w:hint="eastAsia"/>
        </w:rPr>
        <w:t>1000Base-LX</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IEEE802.4-------Token-Bus</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IEEE802.5-------Token-Ring</w:t>
      </w:r>
      <w:r w:rsidRPr="00A44B9C">
        <w:rPr>
          <w:rFonts w:hint="eastAsia"/>
        </w:rPr>
        <w:t>访问控制方法</w:t>
      </w:r>
    </w:p>
    <w:p w:rsidR="0093160F" w:rsidRPr="00A44B9C" w:rsidRDefault="0093160F" w:rsidP="0023767D">
      <w:pPr>
        <w:pStyle w:val="a9"/>
        <w:numPr>
          <w:ilvl w:val="0"/>
          <w:numId w:val="21"/>
        </w:numPr>
      </w:pPr>
      <w:r w:rsidRPr="00A44B9C">
        <w:rPr>
          <w:rFonts w:hint="eastAsia"/>
        </w:rPr>
        <w:lastRenderedPageBreak/>
        <w:t>IEEE802.6-------</w:t>
      </w:r>
      <w:r w:rsidRPr="00A44B9C">
        <w:rPr>
          <w:rFonts w:hint="eastAsia"/>
        </w:rPr>
        <w:t>城域网访问控制方法与物理层规范</w:t>
      </w:r>
    </w:p>
    <w:p w:rsidR="0093160F" w:rsidRPr="00A44B9C" w:rsidRDefault="0093160F" w:rsidP="0023767D">
      <w:pPr>
        <w:pStyle w:val="a9"/>
        <w:numPr>
          <w:ilvl w:val="0"/>
          <w:numId w:val="21"/>
        </w:numPr>
      </w:pPr>
      <w:r w:rsidRPr="00A44B9C">
        <w:rPr>
          <w:rFonts w:hint="eastAsia"/>
        </w:rPr>
        <w:t>IEEE802.7-------</w:t>
      </w:r>
      <w:r w:rsidRPr="00A44B9C">
        <w:rPr>
          <w:rFonts w:hint="eastAsia"/>
        </w:rPr>
        <w:t>宽带局域网访问控制方法与物理层规范</w:t>
      </w:r>
    </w:p>
    <w:p w:rsidR="0093160F" w:rsidRPr="00A44B9C" w:rsidRDefault="0093160F" w:rsidP="0023767D">
      <w:pPr>
        <w:pStyle w:val="a9"/>
        <w:numPr>
          <w:ilvl w:val="0"/>
          <w:numId w:val="21"/>
        </w:numPr>
      </w:pPr>
      <w:r w:rsidRPr="00A44B9C">
        <w:rPr>
          <w:rFonts w:hint="eastAsia"/>
        </w:rPr>
        <w:t>IEEE802.8-------FDDI</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IEEE802.9-------</w:t>
      </w:r>
      <w:r w:rsidRPr="00A44B9C">
        <w:rPr>
          <w:rFonts w:hint="eastAsia"/>
        </w:rPr>
        <w:t>综合数据话音网络</w:t>
      </w:r>
    </w:p>
    <w:p w:rsidR="0093160F" w:rsidRPr="00A44B9C" w:rsidRDefault="0093160F" w:rsidP="0023767D">
      <w:pPr>
        <w:pStyle w:val="a9"/>
        <w:numPr>
          <w:ilvl w:val="0"/>
          <w:numId w:val="21"/>
        </w:numPr>
      </w:pPr>
      <w:r w:rsidRPr="00A44B9C">
        <w:rPr>
          <w:rFonts w:hint="eastAsia"/>
        </w:rPr>
        <w:t>IEEE802.10------</w:t>
      </w:r>
      <w:r w:rsidRPr="00A44B9C">
        <w:rPr>
          <w:rFonts w:hint="eastAsia"/>
        </w:rPr>
        <w:t>网络安全与保密</w:t>
      </w:r>
    </w:p>
    <w:p w:rsidR="0093160F" w:rsidRPr="00A44B9C" w:rsidRDefault="0093160F" w:rsidP="0023767D">
      <w:pPr>
        <w:pStyle w:val="a9"/>
        <w:numPr>
          <w:ilvl w:val="0"/>
          <w:numId w:val="21"/>
        </w:numPr>
      </w:pPr>
      <w:r w:rsidRPr="00A44B9C">
        <w:rPr>
          <w:rFonts w:hint="eastAsia"/>
        </w:rPr>
        <w:t>IEEE802.11------</w:t>
      </w:r>
      <w:r w:rsidRPr="00A44B9C">
        <w:rPr>
          <w:rFonts w:hint="eastAsia"/>
        </w:rPr>
        <w:t>无线局域网访问控制方法与物理层规范</w:t>
      </w:r>
    </w:p>
    <w:p w:rsidR="0093160F" w:rsidRPr="00A44B9C" w:rsidRDefault="0093160F" w:rsidP="0023767D">
      <w:pPr>
        <w:pStyle w:val="a9"/>
        <w:numPr>
          <w:ilvl w:val="0"/>
          <w:numId w:val="21"/>
        </w:numPr>
      </w:pPr>
      <w:r w:rsidRPr="00A44B9C">
        <w:rPr>
          <w:rFonts w:hint="eastAsia"/>
        </w:rPr>
        <w:t>IEEE802.12------100VG-AnyLAN</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IEEE802.14------</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93160F" w:rsidRPr="00A44B9C" w:rsidRDefault="0093160F" w:rsidP="0023767D">
      <w:pPr>
        <w:pStyle w:val="a9"/>
        <w:numPr>
          <w:ilvl w:val="0"/>
          <w:numId w:val="21"/>
        </w:numPr>
      </w:pPr>
      <w:r w:rsidRPr="00A44B9C">
        <w:rPr>
          <w:rFonts w:hint="eastAsia"/>
        </w:rPr>
        <w:t>IEEE802.15------</w:t>
      </w:r>
      <w:r w:rsidRPr="00A44B9C">
        <w:rPr>
          <w:rFonts w:hint="eastAsia"/>
        </w:rPr>
        <w:t>无线个人网技术标准，其代表技术是</w:t>
      </w:r>
      <w:r w:rsidRPr="00A44B9C">
        <w:rPr>
          <w:rFonts w:hint="eastAsia"/>
        </w:rPr>
        <w:t>zigbee</w:t>
      </w:r>
      <w:r w:rsidRPr="00A44B9C">
        <w:rPr>
          <w:rFonts w:hint="eastAsia"/>
        </w:rPr>
        <w:t>。</w:t>
      </w:r>
    </w:p>
    <w:p w:rsidR="0093160F" w:rsidRPr="00A44B9C" w:rsidRDefault="0093160F" w:rsidP="0023767D">
      <w:pPr>
        <w:pStyle w:val="a9"/>
        <w:numPr>
          <w:ilvl w:val="0"/>
          <w:numId w:val="21"/>
        </w:numPr>
      </w:pPr>
      <w:r w:rsidRPr="00A44B9C">
        <w:rPr>
          <w:rFonts w:hint="eastAsia"/>
        </w:rPr>
        <w:t>IEEE802.16------</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93160F" w:rsidRPr="00A44B9C" w:rsidRDefault="0093160F" w:rsidP="0023767D">
      <w:pPr>
        <w:pStyle w:val="a9"/>
        <w:numPr>
          <w:ilvl w:val="0"/>
          <w:numId w:val="21"/>
        </w:numPr>
      </w:pPr>
      <w:r w:rsidRPr="00A44B9C">
        <w:rPr>
          <w:rFonts w:hint="eastAsia"/>
        </w:rPr>
        <w:t>IEEE802.17------</w:t>
      </w:r>
      <w:r w:rsidRPr="00A44B9C">
        <w:rPr>
          <w:rFonts w:hint="eastAsia"/>
        </w:rPr>
        <w:t>弹性分组环（</w:t>
      </w:r>
      <w:r w:rsidRPr="00A44B9C">
        <w:rPr>
          <w:rFonts w:hint="eastAsia"/>
        </w:rPr>
        <w:t>RPR</w:t>
      </w:r>
      <w:r w:rsidRPr="00A44B9C">
        <w:rPr>
          <w:rFonts w:hint="eastAsia"/>
        </w:rPr>
        <w:t>）工作组</w:t>
      </w:r>
    </w:p>
    <w:p w:rsidR="0093160F" w:rsidRPr="00A44B9C" w:rsidRDefault="0093160F" w:rsidP="0023767D">
      <w:pPr>
        <w:pStyle w:val="a9"/>
        <w:numPr>
          <w:ilvl w:val="0"/>
          <w:numId w:val="21"/>
        </w:numPr>
      </w:pPr>
      <w:r w:rsidRPr="00A44B9C">
        <w:rPr>
          <w:rFonts w:hint="eastAsia"/>
        </w:rPr>
        <w:t>IEEE802.18------</w:t>
      </w:r>
      <w:r w:rsidRPr="00A44B9C">
        <w:rPr>
          <w:rFonts w:hint="eastAsia"/>
        </w:rPr>
        <w:t>宽带无线局域网技术咨询组（</w:t>
      </w:r>
      <w:r w:rsidRPr="00A44B9C">
        <w:rPr>
          <w:rFonts w:hint="eastAsia"/>
        </w:rPr>
        <w:t>Radio Regulatory</w:t>
      </w:r>
      <w:r w:rsidRPr="00A44B9C">
        <w:rPr>
          <w:rFonts w:hint="eastAsia"/>
        </w:rPr>
        <w:t>）</w:t>
      </w:r>
    </w:p>
    <w:p w:rsidR="0093160F" w:rsidRPr="00A44B9C" w:rsidRDefault="0093160F" w:rsidP="0023767D">
      <w:pPr>
        <w:pStyle w:val="a9"/>
        <w:numPr>
          <w:ilvl w:val="0"/>
          <w:numId w:val="21"/>
        </w:numPr>
      </w:pPr>
      <w:r w:rsidRPr="00A44B9C">
        <w:rPr>
          <w:rFonts w:hint="eastAsia"/>
        </w:rPr>
        <w:t>IEEE802.19------</w:t>
      </w:r>
      <w:r w:rsidRPr="00A44B9C">
        <w:rPr>
          <w:rFonts w:hint="eastAsia"/>
        </w:rPr>
        <w:t>多重虚拟局域网共存技术咨询组</w:t>
      </w:r>
    </w:p>
    <w:p w:rsidR="0093160F" w:rsidRPr="00A44B9C" w:rsidRDefault="0093160F" w:rsidP="0023767D">
      <w:pPr>
        <w:pStyle w:val="a9"/>
        <w:numPr>
          <w:ilvl w:val="0"/>
          <w:numId w:val="21"/>
        </w:numPr>
      </w:pPr>
      <w:r w:rsidRPr="00A44B9C">
        <w:rPr>
          <w:rFonts w:hint="eastAsia"/>
        </w:rPr>
        <w:t>IEEE802.20------</w:t>
      </w:r>
      <w:r w:rsidRPr="00A44B9C">
        <w:rPr>
          <w:rFonts w:hint="eastAsia"/>
        </w:rPr>
        <w:t>移动宽带无线接入（</w:t>
      </w:r>
      <w:r w:rsidRPr="00A44B9C">
        <w:rPr>
          <w:rFonts w:hint="eastAsia"/>
        </w:rPr>
        <w:t>MBWA</w:t>
      </w:r>
      <w:r w:rsidRPr="00A44B9C">
        <w:rPr>
          <w:rFonts w:hint="eastAsia"/>
        </w:rPr>
        <w:t>）工作组</w:t>
      </w:r>
    </w:p>
    <w:p w:rsidR="0093160F" w:rsidRDefault="0093160F"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发布日期</w:t>
            </w:r>
          </w:p>
        </w:tc>
        <w:tc>
          <w:tcPr>
            <w:tcW w:w="2268" w:type="dxa"/>
            <w:vAlign w:val="center"/>
          </w:tcPr>
          <w:p w:rsidR="0093160F" w:rsidRPr="00D73FCF" w:rsidRDefault="0093160F" w:rsidP="00471E92">
            <w:pPr>
              <w:pStyle w:val="a9"/>
              <w:rPr>
                <w:szCs w:val="21"/>
              </w:rPr>
            </w:pPr>
            <w:r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5.15-5.35/5.47-5.725/5.725-5.875GHz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93160F"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lastRenderedPageBreak/>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93160F" w:rsidP="00471E92">
            <w:pPr>
              <w:pStyle w:val="a9"/>
              <w:rPr>
                <w:szCs w:val="21"/>
              </w:rPr>
            </w:pPr>
            <w:r w:rsidRPr="00D73FCF">
              <w:rPr>
                <w:rFonts w:cs="Arial" w:hint="eastAsia"/>
                <w:szCs w:val="21"/>
              </w:rPr>
              <w:t>5.850-5.925GHz</w:t>
            </w:r>
          </w:p>
        </w:tc>
        <w:tc>
          <w:tcPr>
            <w:tcW w:w="2127" w:type="dxa"/>
            <w:vAlign w:val="center"/>
          </w:tcPr>
          <w:p w:rsidR="0093160F" w:rsidRPr="00D73FCF" w:rsidRDefault="0093160F" w:rsidP="00AA4D64">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t>（</w:t>
      </w:r>
      <w:r w:rsidRPr="006B7F27">
        <w:t>Authentication</w:t>
      </w:r>
      <w:r>
        <w:t>）</w:t>
      </w:r>
      <w:r w:rsidRPr="006B7F27">
        <w:rPr>
          <w:rFonts w:hint="eastAsia"/>
        </w:rPr>
        <w:t>过程</w:t>
      </w:r>
      <w:r>
        <w:rPr>
          <w:rFonts w:hint="eastAsia"/>
        </w:rPr>
        <w:t>。</w:t>
      </w:r>
    </w:p>
    <w:p w:rsidR="0093160F" w:rsidRDefault="0093160F" w:rsidP="00471E92">
      <w:pPr>
        <w:pStyle w:val="a9"/>
      </w:pPr>
      <w:r>
        <w:tab/>
      </w: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w:t>
      </w:r>
      <w:r>
        <w:rPr>
          <w:rFonts w:hint="eastAsia"/>
        </w:rPr>
        <w:lastRenderedPageBreak/>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106" w:name="_Toc386555046"/>
      <w:bookmarkStart w:id="107" w:name="_Toc387068136"/>
      <w:bookmarkStart w:id="108" w:name="_Toc387846125"/>
      <w:r>
        <w:rPr>
          <w:rFonts w:hint="eastAsia"/>
        </w:rPr>
        <w:t>IEEE802.11p</w:t>
      </w:r>
      <w:bookmarkEnd w:id="106"/>
      <w:bookmarkEnd w:id="107"/>
      <w:bookmarkEnd w:id="108"/>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Pr>
          <w:rFonts w:hint="eastAsia"/>
        </w:rPr>
        <w:t>控制信道</w:t>
      </w:r>
      <w:r>
        <w:t>（</w:t>
      </w:r>
      <w:r w:rsidRPr="006B7F27">
        <w:t>Control Channel</w:t>
      </w:r>
      <w:r>
        <w:rPr>
          <w:rFonts w:hint="eastAsia"/>
        </w:rPr>
        <w:t>，</w:t>
      </w:r>
      <w:r>
        <w:rPr>
          <w:rFonts w:hint="eastAsia"/>
        </w:rPr>
        <w:t>CCH</w:t>
      </w:r>
      <w:r>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Pr>
          <w:rFonts w:hint="eastAsia"/>
        </w:rPr>
        <w:t>（</w:t>
      </w:r>
      <w:r w:rsidRPr="00936E2D">
        <w:rPr>
          <w:rFonts w:hint="eastAsia"/>
        </w:rPr>
        <w:t>Access Point</w:t>
      </w:r>
      <w:r>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Pr>
          <w:rFonts w:hint="eastAsia"/>
        </w:rPr>
        <w:t>（</w:t>
      </w:r>
      <w:r w:rsidRPr="00936E2D">
        <w:rPr>
          <w:rFonts w:hint="eastAsia"/>
        </w:rPr>
        <w:t>Road-Side Unit</w:t>
      </w:r>
      <w:r>
        <w:rPr>
          <w:rFonts w:hint="eastAsia"/>
        </w:rPr>
        <w:t>）</w:t>
      </w:r>
      <w:r w:rsidRPr="00936E2D">
        <w:rPr>
          <w:rFonts w:hint="eastAsia"/>
        </w:rPr>
        <w:t>和</w:t>
      </w:r>
      <w:r w:rsidRPr="00936E2D">
        <w:rPr>
          <w:rFonts w:hint="eastAsia"/>
        </w:rPr>
        <w:t>OBU</w:t>
      </w:r>
      <w:r>
        <w:rPr>
          <w:rFonts w:hint="eastAsia"/>
        </w:rPr>
        <w:t>（</w:t>
      </w:r>
      <w:r w:rsidRPr="00936E2D">
        <w:rPr>
          <w:rFonts w:hint="eastAsia"/>
        </w:rPr>
        <w:t>On-Board Unit</w:t>
      </w:r>
      <w:r>
        <w:rPr>
          <w:rFonts w:hint="eastAsia"/>
        </w:rPr>
        <w:t>）</w:t>
      </w:r>
      <w:r w:rsidRPr="00936E2D">
        <w:rPr>
          <w:rFonts w:hint="eastAsia"/>
        </w:rPr>
        <w:t>两类</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Pr>
          <w:rFonts w:hint="eastAsia"/>
        </w:rPr>
        <w:t>（</w:t>
      </w:r>
      <w:r w:rsidRPr="00936E2D">
        <w:rPr>
          <w:rFonts w:hint="eastAsia"/>
        </w:rPr>
        <w:t>WAVE Basic Service Set</w:t>
      </w:r>
      <w:r>
        <w:rPr>
          <w:rFonts w:hint="eastAsia"/>
        </w:rPr>
        <w:t>）</w:t>
      </w:r>
      <w:r w:rsidRPr="00936E2D">
        <w:rPr>
          <w:rFonts w:hint="eastAsia"/>
        </w:rPr>
        <w:t>和</w:t>
      </w:r>
      <w:r w:rsidRPr="00936E2D">
        <w:rPr>
          <w:rFonts w:hint="eastAsia"/>
        </w:rPr>
        <w:t>WIBSS</w:t>
      </w:r>
      <w:r>
        <w:rPr>
          <w:rFonts w:hint="eastAsia"/>
        </w:rPr>
        <w:t>（</w:t>
      </w:r>
      <w:r w:rsidRPr="00936E2D">
        <w:rPr>
          <w:rFonts w:hint="eastAsia"/>
        </w:rPr>
        <w:t>WAVE Independent Basic Service Set</w:t>
      </w:r>
      <w:r>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lastRenderedPageBreak/>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93160F" w:rsidRDefault="0093160F"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109" w:name="_Toc383941334"/>
      <w:bookmarkStart w:id="110" w:name="_Toc383941781"/>
      <w:bookmarkStart w:id="111" w:name="_Toc383962676"/>
      <w:bookmarkStart w:id="112" w:name="_Toc386548262"/>
      <w:bookmarkStart w:id="113" w:name="_Toc386548401"/>
      <w:bookmarkStart w:id="114" w:name="_Toc386555047"/>
      <w:bookmarkStart w:id="115" w:name="_Toc387068137"/>
      <w:bookmarkStart w:id="116" w:name="_Toc387846126"/>
      <w:r w:rsidRPr="001D7DAA">
        <w:t>IEEE1609</w:t>
      </w:r>
      <w:r w:rsidRPr="001D7DAA">
        <w:rPr>
          <w:rFonts w:hint="eastAsia"/>
        </w:rPr>
        <w:t>协议栈</w:t>
      </w:r>
      <w:bookmarkEnd w:id="109"/>
      <w:bookmarkEnd w:id="110"/>
      <w:bookmarkEnd w:id="111"/>
      <w:bookmarkEnd w:id="112"/>
      <w:bookmarkEnd w:id="113"/>
      <w:bookmarkEnd w:id="114"/>
      <w:bookmarkEnd w:id="115"/>
      <w:bookmarkEnd w:id="116"/>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00AA4D64">
        <w:rPr>
          <w:rFonts w:hint="eastAsia"/>
          <w:vertAlign w:val="superscript"/>
        </w:rPr>
        <w:t>23</w:t>
      </w:r>
      <w:r w:rsidRPr="007E7C91">
        <w:rPr>
          <w:rFonts w:hint="eastAsia"/>
          <w:vertAlign w:val="superscript"/>
        </w:rPr>
        <w:t>]</w:t>
      </w:r>
      <w:r>
        <w:rPr>
          <w:rFonts w:hint="eastAsia"/>
        </w:rPr>
        <w:t>。</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668"/>
        <w:gridCol w:w="1701"/>
        <w:gridCol w:w="5917"/>
      </w:tblGrid>
      <w:tr w:rsidR="0093160F" w:rsidRPr="00E95103" w:rsidTr="00DE0BD9">
        <w:tc>
          <w:tcPr>
            <w:tcW w:w="1668" w:type="dxa"/>
            <w:vAlign w:val="center"/>
          </w:tcPr>
          <w:p w:rsidR="0093160F" w:rsidRPr="004F5A9F" w:rsidRDefault="0093160F" w:rsidP="003A3770">
            <w:pPr>
              <w:pStyle w:val="a9"/>
            </w:pPr>
            <w:r w:rsidRPr="004F5A9F">
              <w:rPr>
                <w:rFonts w:hAnsi="t" w:cs="Arial"/>
              </w:rPr>
              <w:t>协议</w:t>
            </w:r>
          </w:p>
        </w:tc>
        <w:tc>
          <w:tcPr>
            <w:tcW w:w="1701" w:type="dxa"/>
            <w:vAlign w:val="center"/>
          </w:tcPr>
          <w:p w:rsidR="0093160F" w:rsidRPr="004F5A9F" w:rsidRDefault="0093160F" w:rsidP="003A3770">
            <w:pPr>
              <w:pStyle w:val="a9"/>
            </w:pPr>
            <w:r w:rsidRPr="004F5A9F">
              <w:rPr>
                <w:rFonts w:hAnsi="t" w:cs="Arial"/>
              </w:rPr>
              <w:t>发布日期</w:t>
            </w:r>
          </w:p>
        </w:tc>
        <w:tc>
          <w:tcPr>
            <w:tcW w:w="5917" w:type="dxa"/>
            <w:vAlign w:val="center"/>
          </w:tcPr>
          <w:p w:rsidR="0093160F" w:rsidRPr="004F5A9F" w:rsidRDefault="0093160F" w:rsidP="003A3770">
            <w:pPr>
              <w:pStyle w:val="a9"/>
            </w:pPr>
            <w:r w:rsidRPr="004F5A9F">
              <w:rPr>
                <w:rFonts w:hAnsi="t" w:cs="Arial" w:hint="eastAsia"/>
              </w:rPr>
              <w:t>用途</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IEEE1609.0</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AA4D64">
            <w:pPr>
              <w:pStyle w:val="a9"/>
            </w:pPr>
            <w:r w:rsidRPr="004F5A9F">
              <w:rPr>
                <w:rFonts w:hint="eastAsia"/>
              </w:rPr>
              <w:t>总体描述了适用于车载环境下的</w:t>
            </w:r>
            <w:r w:rsidRPr="004F5A9F">
              <w:t>WAVE/DSRC</w:t>
            </w:r>
            <w:r w:rsidRPr="004F5A9F">
              <w:rPr>
                <w:rFonts w:hint="eastAsia"/>
              </w:rPr>
              <w:t>架构和服务，并介绍说明了其它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00AA4D64">
              <w:rPr>
                <w:rFonts w:hint="eastAsia"/>
                <w:vertAlign w:val="superscript"/>
              </w:rPr>
              <w:t>24</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w:t>
            </w:r>
          </w:p>
        </w:tc>
        <w:tc>
          <w:tcPr>
            <w:tcW w:w="1701" w:type="dxa"/>
            <w:vAlign w:val="center"/>
          </w:tcPr>
          <w:p w:rsidR="0093160F" w:rsidRPr="004F5A9F" w:rsidRDefault="0093160F" w:rsidP="003A3770">
            <w:pPr>
              <w:pStyle w:val="a9"/>
            </w:pPr>
            <w:r w:rsidRPr="004F5A9F">
              <w:rPr>
                <w:rFonts w:hint="eastAsia"/>
              </w:rPr>
              <w:t>2006</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254C62">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00AA4D64">
              <w:rPr>
                <w:rFonts w:hint="eastAsia"/>
                <w:vertAlign w:val="superscript"/>
              </w:rPr>
              <w:t>2</w:t>
            </w:r>
            <w:r w:rsidR="00254C62">
              <w:rPr>
                <w:rFonts w:hint="eastAsia"/>
                <w:vertAlign w:val="superscript"/>
              </w:rPr>
              <w:t>6</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lastRenderedPageBreak/>
              <w:t>IEEE1609.2</w:t>
            </w:r>
          </w:p>
        </w:tc>
        <w:tc>
          <w:tcPr>
            <w:tcW w:w="1701" w:type="dxa"/>
            <w:vAlign w:val="center"/>
          </w:tcPr>
          <w:p w:rsidR="0093160F" w:rsidRPr="004F5A9F" w:rsidRDefault="0093160F" w:rsidP="003A3770">
            <w:pPr>
              <w:pStyle w:val="a9"/>
            </w:pPr>
            <w:r w:rsidRPr="004F5A9F">
              <w:rPr>
                <w:rFonts w:hint="eastAsia"/>
              </w:rPr>
              <w:t>2013</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定义了</w:t>
            </w:r>
            <w:r w:rsidRPr="004F5A9F">
              <w:t>WAVE</w:t>
            </w:r>
            <w:r w:rsidRPr="004F5A9F">
              <w:rPr>
                <w:rFonts w:hint="eastAsia"/>
              </w:rPr>
              <w:t>架构的安全机制。</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IEEE1609.3</w:t>
            </w:r>
          </w:p>
        </w:tc>
        <w:tc>
          <w:tcPr>
            <w:tcW w:w="1701" w:type="dxa"/>
            <w:vAlign w:val="center"/>
          </w:tcPr>
          <w:p w:rsidR="0093160F" w:rsidRPr="004F5A9F" w:rsidRDefault="0093160F" w:rsidP="003A3770">
            <w:pPr>
              <w:pStyle w:val="a9"/>
            </w:pPr>
            <w:r w:rsidRPr="004F5A9F">
              <w:rPr>
                <w:rFonts w:hint="eastAsia"/>
              </w:rPr>
              <w:t>2010</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00AA4D64">
              <w:rPr>
                <w:rFonts w:hint="eastAsia"/>
                <w:vertAlign w:val="superscript"/>
              </w:rPr>
              <w:t>2</w:t>
            </w:r>
            <w:r w:rsidR="00254C62">
              <w:rPr>
                <w:rFonts w:hint="eastAsia"/>
                <w:vertAlign w:val="superscript"/>
              </w:rPr>
              <w:t>7</w:t>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Pr>
                <w:rFonts w:hint="eastAsia"/>
              </w:rPr>
              <w:t>（</w:t>
            </w:r>
            <w:r w:rsidRPr="004F5A9F">
              <w:rPr>
                <w:rFonts w:hint="eastAsia"/>
              </w:rPr>
              <w:t>WME</w:t>
            </w:r>
            <w:r>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IEEE1609.4</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001750AC">
              <w:rPr>
                <w:rFonts w:hint="eastAsia"/>
                <w:vertAlign w:val="superscript"/>
              </w:rPr>
              <w:t>2</w:t>
            </w:r>
            <w:r w:rsidR="00254C62">
              <w:rPr>
                <w:rFonts w:hint="eastAsia"/>
                <w:vertAlign w:val="superscript"/>
              </w:rPr>
              <w:t>8</w:t>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IEEE1609.5</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IEEE1609.11</w:t>
            </w:r>
          </w:p>
        </w:tc>
        <w:tc>
          <w:tcPr>
            <w:tcW w:w="1701" w:type="dxa"/>
            <w:vAlign w:val="center"/>
          </w:tcPr>
          <w:p w:rsidR="0093160F" w:rsidRPr="004F5A9F" w:rsidRDefault="0093160F" w:rsidP="003A3770">
            <w:pPr>
              <w:pStyle w:val="a9"/>
            </w:pPr>
            <w:r w:rsidRPr="004F5A9F">
              <w:rPr>
                <w:rFonts w:hint="eastAsia"/>
              </w:rPr>
              <w:t>2011</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IEEE1609.12</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93160F" w:rsidRPr="006B7F27" w:rsidRDefault="00887D33" w:rsidP="00227349">
      <w:pPr>
        <w:pStyle w:val="a9"/>
        <w:jc w:val="center"/>
      </w:pPr>
      <w:bookmarkStart w:id="117"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17"/>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lastRenderedPageBreak/>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w:t>
      </w:r>
      <w:r w:rsidRPr="006B7F27">
        <w:rPr>
          <w:rFonts w:hint="eastAsia"/>
        </w:rPr>
        <w:lastRenderedPageBreak/>
        <w:t>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18" w:name="_Toc383941335"/>
      <w:bookmarkStart w:id="119" w:name="_Toc383941782"/>
      <w:bookmarkStart w:id="120" w:name="_Toc383962677"/>
      <w:bookmarkStart w:id="121" w:name="_Toc386548263"/>
      <w:bookmarkStart w:id="122" w:name="_Toc386548402"/>
      <w:bookmarkStart w:id="123" w:name="_Toc386555048"/>
      <w:bookmarkStart w:id="124" w:name="_Toc387068138"/>
      <w:bookmarkStart w:id="125" w:name="_Toc387846127"/>
      <w:r w:rsidRPr="001D7DAA">
        <w:t>Linux</w:t>
      </w:r>
      <w:r w:rsidRPr="001D7DAA">
        <w:rPr>
          <w:rFonts w:hint="eastAsia"/>
        </w:rPr>
        <w:t>相关编程</w:t>
      </w:r>
      <w:bookmarkEnd w:id="118"/>
      <w:bookmarkEnd w:id="119"/>
      <w:bookmarkEnd w:id="120"/>
      <w:bookmarkEnd w:id="121"/>
      <w:bookmarkEnd w:id="122"/>
      <w:bookmarkEnd w:id="123"/>
      <w:bookmarkEnd w:id="124"/>
      <w:bookmarkEnd w:id="125"/>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lastRenderedPageBreak/>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93160F" w:rsidRPr="006B7F27" w:rsidRDefault="0093160F" w:rsidP="008331B6">
      <w:pPr>
        <w:pStyle w:val="a9"/>
        <w:numPr>
          <w:ilvl w:val="1"/>
          <w:numId w:val="25"/>
        </w:numPr>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lastRenderedPageBreak/>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26" w:name="_Toc386555049"/>
      <w:bookmarkStart w:id="127" w:name="_Toc387068139"/>
      <w:bookmarkStart w:id="128" w:name="_Toc387846128"/>
      <w:r>
        <w:rPr>
          <w:rFonts w:hint="eastAsia"/>
        </w:rPr>
        <w:t>Linux</w:t>
      </w:r>
      <w:r>
        <w:rPr>
          <w:rFonts w:hint="eastAsia"/>
        </w:rPr>
        <w:t>的特点</w:t>
      </w:r>
      <w:bookmarkEnd w:id="126"/>
      <w:bookmarkEnd w:id="127"/>
      <w:bookmarkEnd w:id="128"/>
    </w:p>
    <w:p w:rsidR="0093160F" w:rsidRPr="006B7F27" w:rsidRDefault="0093160F" w:rsidP="009C7342">
      <w:pPr>
        <w:pStyle w:val="a9"/>
        <w:numPr>
          <w:ilvl w:val="0"/>
          <w:numId w:val="26"/>
        </w:numPr>
      </w:pPr>
      <w:r w:rsidRPr="006B7F27">
        <w:rPr>
          <w:rFonts w:hint="eastAsia"/>
        </w:rPr>
        <w:t>完全免费</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p>
    <w:p w:rsidR="0093160F" w:rsidRPr="006B7F27" w:rsidRDefault="0093160F" w:rsidP="003A3770">
      <w:pPr>
        <w:pStyle w:val="a9"/>
      </w:pPr>
      <w:r>
        <w:rPr>
          <w:rFonts w:hint="eastAsia"/>
        </w:rPr>
        <w:tab/>
      </w: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93160F" w:rsidRPr="006B7F27" w:rsidRDefault="0093160F" w:rsidP="00847536">
      <w:pPr>
        <w:pStyle w:val="a9"/>
        <w:numPr>
          <w:ilvl w:val="0"/>
          <w:numId w:val="26"/>
        </w:numPr>
      </w:pPr>
      <w:r w:rsidRPr="006B7F27">
        <w:rPr>
          <w:rFonts w:hint="eastAsia"/>
        </w:rPr>
        <w:t>多任务</w:t>
      </w:r>
    </w:p>
    <w:p w:rsidR="0093160F" w:rsidRPr="006B7F27" w:rsidRDefault="0093160F"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93160F" w:rsidRPr="006B7F27" w:rsidRDefault="0093160F" w:rsidP="00847536">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Pr="006B7F27">
        <w:rPr>
          <w:rFonts w:hint="eastAsia"/>
        </w:rPr>
        <w:t>向用户提供了两种界面：用户界面和系统调用。</w:t>
      </w:r>
    </w:p>
    <w:p w:rsidR="0093160F" w:rsidRPr="006B7F27" w:rsidRDefault="0093160F" w:rsidP="003A3770">
      <w:pPr>
        <w:pStyle w:val="a9"/>
      </w:pPr>
      <w:r>
        <w:rPr>
          <w:rFonts w:hint="eastAsia"/>
        </w:rPr>
        <w:lastRenderedPageBreak/>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93160F" w:rsidRPr="006B7F27" w:rsidRDefault="0093160F"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93160F" w:rsidRPr="006B7F27" w:rsidRDefault="0093160F" w:rsidP="003A3770">
      <w:pPr>
        <w:pStyle w:val="a9"/>
      </w:pPr>
      <w:r>
        <w:rPr>
          <w:rFonts w:hint="eastAsia"/>
        </w:rPr>
        <w:tab/>
      </w:r>
      <w:r w:rsidRPr="006B7F27">
        <w:rPr>
          <w:rFonts w:hint="eastAsia"/>
        </w:rPr>
        <w:t>系统调用给用户提供编程时使用的界面。用户可以在编程时直接使用系统提供的系统调用命令。系统通过这个界面为用户程序提供低级、高效率的服务。</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93160F" w:rsidRPr="006B7F27" w:rsidRDefault="0093160F"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w:t>
      </w:r>
      <w:r w:rsidRPr="006B7F27">
        <w:rPr>
          <w:rFonts w:hint="eastAsia"/>
        </w:rPr>
        <w:lastRenderedPageBreak/>
        <w:t>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3A3770">
      <w:pPr>
        <w:pStyle w:val="a9"/>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29" w:name="_Toc386555050"/>
      <w:bookmarkStart w:id="130" w:name="_Toc387068140"/>
      <w:bookmarkStart w:id="131" w:name="_Toc387846129"/>
      <w:r w:rsidRPr="005C06C9">
        <w:t>Linux</w:t>
      </w:r>
      <w:r w:rsidRPr="005C06C9">
        <w:rPr>
          <w:rFonts w:hint="eastAsia"/>
        </w:rPr>
        <w:t>体系结构</w:t>
      </w:r>
      <w:bookmarkEnd w:id="129"/>
      <w:bookmarkEnd w:id="130"/>
      <w:bookmarkEnd w:id="131"/>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93160F" w:rsidP="003A3770">
      <w:pPr>
        <w:pStyle w:val="a9"/>
      </w:pPr>
      <w:r w:rsidRPr="006B7F27">
        <w:t>Linux</w:t>
      </w:r>
      <w:r w:rsidRPr="006B7F27">
        <w:rPr>
          <w:rFonts w:hint="eastAsia"/>
        </w:rPr>
        <w:t>内核由</w:t>
      </w:r>
      <w:r w:rsidRPr="006B7F27">
        <w:t>5</w:t>
      </w:r>
      <w:r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2A0A8B" w:rsidRDefault="0093160F" w:rsidP="003A3770">
      <w:pPr>
        <w:pStyle w:val="a9"/>
      </w:pPr>
      <w:r w:rsidRPr="002A0A8B">
        <w:t>Linux</w:t>
      </w:r>
      <w:r w:rsidRPr="002A0A8B">
        <w:rPr>
          <w:rFonts w:hint="eastAsia"/>
        </w:rPr>
        <w:t>与其他操作系统的区别</w:t>
      </w:r>
      <w:r>
        <w:rPr>
          <w:rFonts w:hint="eastAsia"/>
        </w:rPr>
        <w:t>有：</w:t>
      </w:r>
    </w:p>
    <w:p w:rsidR="0093160F" w:rsidRPr="006B7F27" w:rsidRDefault="0093160F"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93160F" w:rsidRPr="006B7F27" w:rsidRDefault="0093160F" w:rsidP="00573623">
      <w:pPr>
        <w:pStyle w:val="a9"/>
        <w:numPr>
          <w:ilvl w:val="0"/>
          <w:numId w:val="28"/>
        </w:numPr>
      </w:pPr>
      <w:r w:rsidRPr="006B7F27">
        <w:lastRenderedPageBreak/>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93160F" w:rsidRPr="006B7F27" w:rsidRDefault="0093160F" w:rsidP="00573623">
      <w:pPr>
        <w:pStyle w:val="a9"/>
        <w:numPr>
          <w:ilvl w:val="0"/>
          <w:numId w:val="28"/>
        </w:numPr>
      </w:pPr>
      <w:r w:rsidRPr="006B7F27">
        <w:t>Linux</w:t>
      </w:r>
      <w:r w:rsidRPr="006B7F27">
        <w:rPr>
          <w:rFonts w:hint="eastAsia"/>
        </w:rPr>
        <w:t>支持</w:t>
      </w:r>
      <w:r w:rsidRPr="006B7F27">
        <w:t>BSDSocket</w:t>
      </w:r>
      <w:r w:rsidRPr="006B7F27">
        <w:rPr>
          <w:rFonts w:hint="eastAsia"/>
        </w:rPr>
        <w:t>网络编程接口</w:t>
      </w:r>
    </w:p>
    <w:p w:rsidR="0093160F" w:rsidRPr="006B7F27" w:rsidRDefault="0093160F" w:rsidP="00573623">
      <w:pPr>
        <w:pStyle w:val="a9"/>
        <w:numPr>
          <w:ilvl w:val="0"/>
          <w:numId w:val="28"/>
        </w:numPr>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93160F" w:rsidRPr="006B7F27" w:rsidRDefault="0093160F" w:rsidP="00573623">
      <w:pPr>
        <w:pStyle w:val="a9"/>
        <w:numPr>
          <w:ilvl w:val="0"/>
          <w:numId w:val="28"/>
        </w:numPr>
      </w:pPr>
      <w:r w:rsidRPr="006B7F27">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93160F" w:rsidRPr="006B7F27" w:rsidRDefault="0093160F"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93160F" w:rsidRPr="006B7F27" w:rsidRDefault="0093160F" w:rsidP="00573623">
      <w:pPr>
        <w:pStyle w:val="a9"/>
        <w:numPr>
          <w:ilvl w:val="0"/>
          <w:numId w:val="29"/>
        </w:numPr>
      </w:pPr>
      <w:r w:rsidRPr="006B7F27">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93160F" w:rsidRPr="006B7F27" w:rsidRDefault="0093160F" w:rsidP="00573623">
      <w:pPr>
        <w:pStyle w:val="a9"/>
        <w:numPr>
          <w:ilvl w:val="0"/>
          <w:numId w:val="29"/>
        </w:numPr>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93160F" w:rsidRPr="006B7F27" w:rsidRDefault="0093160F" w:rsidP="00573623">
      <w:pPr>
        <w:pStyle w:val="a9"/>
        <w:numPr>
          <w:ilvl w:val="0"/>
          <w:numId w:val="29"/>
        </w:numPr>
      </w:pPr>
      <w:r w:rsidRPr="006B7F27">
        <w:t>MS-DOS</w:t>
      </w:r>
      <w:r w:rsidRPr="006B7F27">
        <w:rPr>
          <w:rFonts w:hint="eastAsia"/>
        </w:rPr>
        <w:t>是单任务的操作系统</w:t>
      </w:r>
    </w:p>
    <w:p w:rsidR="0093160F" w:rsidRDefault="0093160F"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93160F" w:rsidRPr="006B7F27" w:rsidRDefault="0093160F" w:rsidP="003A3770">
      <w:pPr>
        <w:pStyle w:val="a9"/>
      </w:pPr>
      <w:r>
        <w:tab/>
      </w:r>
      <w:r w:rsidRPr="006B7F27">
        <w:t>Linux</w:t>
      </w:r>
      <w:r w:rsidRPr="006B7F27">
        <w:rPr>
          <w:rFonts w:hint="eastAsia"/>
        </w:rPr>
        <w:t>是从一个比较成熟的操作系统发展而来的，而其他操作系统，如</w:t>
      </w:r>
      <w:r w:rsidRPr="006B7F27">
        <w:t>Windows</w:t>
      </w:r>
      <w:r>
        <w:rPr>
          <w:rFonts w:hint="eastAsia"/>
        </w:rPr>
        <w:t xml:space="preserve"> </w:t>
      </w:r>
      <w:r w:rsidRPr="006B7F27">
        <w:t>NT</w:t>
      </w:r>
      <w:r w:rsidRPr="006B7F27">
        <w:rPr>
          <w:rFonts w:hint="eastAsia"/>
        </w:rPr>
        <w:t>等，都是自成体系，无对应的相依托的操作系统。（</w:t>
      </w:r>
      <w:r w:rsidRPr="006B7F27">
        <w:t>Linux</w:t>
      </w:r>
      <w:r w:rsidRPr="006B7F27">
        <w:rPr>
          <w:rFonts w:hint="eastAsia"/>
        </w:rPr>
        <w:t>是</w:t>
      </w:r>
      <w:r w:rsidRPr="006B7F27">
        <w:t>Unix</w:t>
      </w:r>
      <w:r w:rsidRPr="006B7F27">
        <w:rPr>
          <w:rFonts w:hint="eastAsia"/>
        </w:rPr>
        <w:t>的一个克隆）</w:t>
      </w:r>
    </w:p>
    <w:p w:rsidR="0093160F" w:rsidRPr="006B7F27" w:rsidRDefault="0093160F" w:rsidP="003A3770">
      <w:pPr>
        <w:pStyle w:val="a9"/>
      </w:pPr>
      <w:r w:rsidRPr="006B7F27">
        <w:t>Linux</w:t>
      </w:r>
      <w:r w:rsidRPr="006B7F27">
        <w:rPr>
          <w:rFonts w:hint="eastAsia"/>
        </w:rPr>
        <w:t>是一种开放、免费的操作系统，而其他操作系统都是封闭的系统，需要有偿使用。</w:t>
      </w:r>
    </w:p>
    <w:p w:rsidR="0093160F" w:rsidRPr="0099006B" w:rsidRDefault="0093160F" w:rsidP="004F7FCE">
      <w:pPr>
        <w:pStyle w:val="a2"/>
        <w:spacing w:before="156" w:after="156"/>
      </w:pPr>
      <w:bookmarkStart w:id="132" w:name="_Toc386555051"/>
      <w:bookmarkStart w:id="133" w:name="_Toc387068141"/>
      <w:bookmarkStart w:id="134" w:name="_Toc387846130"/>
      <w:r w:rsidRPr="0099006B">
        <w:t>Linux</w:t>
      </w:r>
      <w:r w:rsidRPr="0099006B">
        <w:rPr>
          <w:rFonts w:hint="eastAsia"/>
        </w:rPr>
        <w:t>设备驱动程序</w:t>
      </w:r>
      <w:bookmarkEnd w:id="132"/>
      <w:bookmarkEnd w:id="133"/>
      <w:bookmarkEnd w:id="134"/>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Pr>
          <w:rFonts w:hint="eastAsia"/>
        </w:rPr>
        <w:t>“</w:t>
      </w:r>
      <w:r w:rsidRPr="006B7F27">
        <w:rPr>
          <w:rFonts w:hint="eastAsia"/>
        </w:rPr>
        <w:t>流</w:t>
      </w:r>
      <w:r>
        <w:rPr>
          <w:rFonts w:hint="eastAsia"/>
        </w:rPr>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w:t>
      </w:r>
      <w:r w:rsidRPr="006B7F27">
        <w:rPr>
          <w:rFonts w:hint="eastAsia"/>
        </w:rPr>
        <w:lastRenderedPageBreak/>
        <w:t>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35" w:name="_Toc383941336"/>
      <w:bookmarkStart w:id="136" w:name="_Toc383941783"/>
      <w:bookmarkStart w:id="137" w:name="_Toc383962678"/>
      <w:bookmarkStart w:id="138" w:name="_Toc386548264"/>
      <w:bookmarkStart w:id="139" w:name="_Toc386548403"/>
      <w:bookmarkStart w:id="140" w:name="_Toc386555052"/>
      <w:bookmarkStart w:id="141" w:name="_Toc387068142"/>
      <w:bookmarkStart w:id="142" w:name="_Toc387846131"/>
      <w:r>
        <w:rPr>
          <w:rFonts w:hint="eastAsia"/>
        </w:rPr>
        <w:t>本</w:t>
      </w:r>
      <w:r w:rsidRPr="001D7DAA">
        <w:rPr>
          <w:rFonts w:hint="eastAsia"/>
        </w:rPr>
        <w:t>章小结</w:t>
      </w:r>
      <w:bookmarkEnd w:id="135"/>
      <w:bookmarkEnd w:id="136"/>
      <w:bookmarkEnd w:id="137"/>
      <w:bookmarkEnd w:id="138"/>
      <w:bookmarkEnd w:id="139"/>
      <w:bookmarkEnd w:id="140"/>
      <w:bookmarkEnd w:id="141"/>
      <w:bookmarkEnd w:id="142"/>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w:t>
      </w:r>
      <w:r w:rsidRPr="0042664C">
        <w:rPr>
          <w:rFonts w:hint="eastAsia"/>
        </w:rPr>
        <w:lastRenderedPageBreak/>
        <w:t>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43" w:name="_Toc386555053"/>
      <w:bookmarkStart w:id="144" w:name="_Toc387068143"/>
      <w:bookmarkStart w:id="145" w:name="_Toc387846132"/>
      <w:r>
        <w:rPr>
          <w:rFonts w:hint="eastAsia"/>
        </w:rPr>
        <w:lastRenderedPageBreak/>
        <w:t>基于双网卡的媒体接入控制优化</w:t>
      </w:r>
      <w:bookmarkEnd w:id="143"/>
      <w:bookmarkEnd w:id="144"/>
      <w:bookmarkEnd w:id="145"/>
    </w:p>
    <w:p w:rsidR="0093160F" w:rsidRPr="001D7DAA" w:rsidRDefault="0093160F" w:rsidP="009358CE">
      <w:pPr>
        <w:pStyle w:val="a1"/>
        <w:spacing w:before="156" w:after="156"/>
      </w:pPr>
      <w:bookmarkStart w:id="146" w:name="_Toc383941338"/>
      <w:bookmarkStart w:id="147" w:name="_Toc383941785"/>
      <w:bookmarkStart w:id="148" w:name="_Toc383962680"/>
      <w:bookmarkStart w:id="149" w:name="_Toc386548266"/>
      <w:bookmarkStart w:id="150" w:name="_Toc386548405"/>
      <w:bookmarkStart w:id="151" w:name="_Toc386555054"/>
      <w:bookmarkStart w:id="152" w:name="_Toc387068144"/>
      <w:bookmarkStart w:id="153" w:name="_Toc387846133"/>
      <w:r w:rsidRPr="001D7DAA">
        <w:rPr>
          <w:rFonts w:hint="eastAsia"/>
        </w:rPr>
        <w:t>方案</w:t>
      </w:r>
      <w:bookmarkEnd w:id="146"/>
      <w:bookmarkEnd w:id="147"/>
      <w:bookmarkEnd w:id="148"/>
      <w:r>
        <w:rPr>
          <w:rFonts w:hint="eastAsia"/>
        </w:rPr>
        <w:t>描述</w:t>
      </w:r>
      <w:bookmarkEnd w:id="149"/>
      <w:bookmarkEnd w:id="150"/>
      <w:bookmarkEnd w:id="151"/>
      <w:bookmarkEnd w:id="152"/>
      <w:bookmarkEnd w:id="153"/>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30"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2 tiny6410</w:t>
      </w:r>
      <w:r>
        <w:rPr>
          <w:rFonts w:hint="eastAsia"/>
        </w:rPr>
        <w:t>实物图</w:t>
      </w:r>
    </w:p>
    <w:p w:rsidR="0093160F" w:rsidRPr="00AD2D78" w:rsidRDefault="0093160F"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31"/>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54" w:name="_Ref383978773"/>
      <w:r>
        <w:rPr>
          <w:rFonts w:hint="eastAsia"/>
        </w:rPr>
        <w:t>图</w:t>
      </w:r>
      <w:r>
        <w:rPr>
          <w:rFonts w:hint="eastAsia"/>
        </w:rPr>
        <w:t>3-</w:t>
      </w:r>
      <w:r w:rsidR="0093160F">
        <w:rPr>
          <w:rFonts w:hint="eastAsia"/>
        </w:rPr>
        <w:t xml:space="preserve">3 </w:t>
      </w:r>
      <w:r w:rsidR="0093160F">
        <w:rPr>
          <w:rFonts w:hint="eastAsia"/>
        </w:rPr>
        <w:t>系统图</w:t>
      </w:r>
      <w:bookmarkEnd w:id="154"/>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55" w:name="_Toc383941339"/>
      <w:bookmarkStart w:id="156" w:name="_Toc383941786"/>
      <w:bookmarkStart w:id="157" w:name="_Toc383962681"/>
      <w:bookmarkStart w:id="158" w:name="_Toc386548267"/>
      <w:bookmarkStart w:id="159" w:name="_Toc386548406"/>
      <w:bookmarkStart w:id="160" w:name="_Toc386555055"/>
      <w:bookmarkStart w:id="161" w:name="_Toc387068145"/>
      <w:bookmarkStart w:id="162" w:name="_Toc387846134"/>
      <w:r w:rsidRPr="001D7DAA">
        <w:rPr>
          <w:rFonts w:hint="eastAsia"/>
        </w:rPr>
        <w:t>相关软件代码实现</w:t>
      </w:r>
      <w:bookmarkEnd w:id="155"/>
      <w:bookmarkEnd w:id="156"/>
      <w:bookmarkEnd w:id="157"/>
      <w:bookmarkEnd w:id="158"/>
      <w:bookmarkEnd w:id="159"/>
      <w:bookmarkEnd w:id="160"/>
      <w:bookmarkEnd w:id="161"/>
      <w:bookmarkEnd w:id="162"/>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63" w:name="_Toc386555056"/>
      <w:bookmarkStart w:id="164" w:name="_Toc387068146"/>
      <w:bookmarkStart w:id="165" w:name="_Toc387846135"/>
      <w:r>
        <w:rPr>
          <w:rFonts w:hint="eastAsia"/>
        </w:rPr>
        <w:t>libpcap</w:t>
      </w:r>
      <w:r>
        <w:rPr>
          <w:rFonts w:hint="eastAsia"/>
        </w:rPr>
        <w:t>移植</w:t>
      </w:r>
      <w:bookmarkEnd w:id="163"/>
      <w:bookmarkEnd w:id="164"/>
      <w:bookmarkEnd w:id="165"/>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93160F" w:rsidRPr="005D54C7" w:rsidRDefault="0093160F"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93160F" w:rsidRDefault="0093160F"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w:t>
      </w:r>
      <w:r w:rsidRPr="005D54C7">
        <w:rPr>
          <w:rFonts w:hint="eastAsia"/>
        </w:rPr>
        <w:lastRenderedPageBreak/>
        <w:t>败则直接丢弃。如果没有设置过滤规则，所有数据包都将放入内核缓冲区，并传递给用户层缓冲区。</w:t>
      </w:r>
    </w:p>
    <w:p w:rsidR="0093160F" w:rsidRPr="00FE13F1" w:rsidRDefault="0093160F"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93160F" w:rsidRPr="005D54C7" w:rsidRDefault="0093160F"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93160F" w:rsidRPr="005D54C7" w:rsidRDefault="0093160F" w:rsidP="00267294">
      <w:pPr>
        <w:pStyle w:val="a9"/>
      </w:pPr>
      <w:r w:rsidRPr="005D54C7">
        <w:rPr>
          <w:rFonts w:hint="eastAsia"/>
        </w:rPr>
        <w:t>pcap_open_live()</w:t>
      </w:r>
      <w:r w:rsidRPr="005D54C7">
        <w:rPr>
          <w:rFonts w:hint="eastAsia"/>
        </w:rPr>
        <w:t>函数用于打开网络设备，并且返回用于捕获网络数据包的数据包捕获描述字。对于此网络设备的操作都要基于此网络设备描述字。</w:t>
      </w:r>
    </w:p>
    <w:p w:rsidR="0093160F" w:rsidRPr="005D54C7" w:rsidRDefault="0093160F" w:rsidP="00267294">
      <w:pPr>
        <w:pStyle w:val="a9"/>
      </w:pPr>
      <w:r w:rsidRPr="005D54C7">
        <w:rPr>
          <w:rFonts w:hint="eastAsia"/>
        </w:rPr>
        <w:t>pcap_lookupnet()</w:t>
      </w:r>
      <w:r w:rsidRPr="005D54C7">
        <w:rPr>
          <w:rFonts w:hint="eastAsia"/>
        </w:rPr>
        <w:t>函数获得指定网络设备的网络号和掩码。</w:t>
      </w:r>
    </w:p>
    <w:p w:rsidR="0093160F" w:rsidRPr="005D54C7" w:rsidRDefault="0093160F" w:rsidP="00267294">
      <w:pPr>
        <w:pStyle w:val="a9"/>
      </w:pPr>
      <w:r w:rsidRPr="005D54C7">
        <w:rPr>
          <w:rFonts w:hint="eastAsia"/>
        </w:rPr>
        <w:t>pcap_compile()</w:t>
      </w:r>
      <w:r w:rsidRPr="005D54C7">
        <w:rPr>
          <w:rFonts w:hint="eastAsia"/>
        </w:rPr>
        <w:t>函数用于将用户制定的过滤策略编译到过滤程序中。</w:t>
      </w:r>
    </w:p>
    <w:p w:rsidR="0093160F" w:rsidRPr="005D54C7" w:rsidRDefault="0093160F" w:rsidP="00267294">
      <w:pPr>
        <w:pStyle w:val="a9"/>
      </w:pPr>
      <w:r w:rsidRPr="005D54C7">
        <w:rPr>
          <w:rFonts w:hint="eastAsia"/>
        </w:rPr>
        <w:t>pcap_setfilter()</w:t>
      </w:r>
      <w:r w:rsidRPr="005D54C7">
        <w:rPr>
          <w:rFonts w:hint="eastAsia"/>
        </w:rPr>
        <w:t>函数用于设置过滤器。</w:t>
      </w:r>
    </w:p>
    <w:p w:rsidR="0093160F" w:rsidRPr="005D54C7"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93160F" w:rsidRDefault="0093160F" w:rsidP="00267294">
      <w:pPr>
        <w:pStyle w:val="a9"/>
      </w:pPr>
      <w:r w:rsidRPr="005D54C7">
        <w:rPr>
          <w:rFonts w:hint="eastAsia"/>
        </w:rPr>
        <w:t>pcap_close()</w:t>
      </w:r>
      <w:r w:rsidRPr="005D54C7">
        <w:rPr>
          <w:rFonts w:hint="eastAsia"/>
        </w:rPr>
        <w:t>函数用于关闭网络设备，释放资源。</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lastRenderedPageBreak/>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66" w:name="_Toc386555057"/>
      <w:bookmarkStart w:id="167" w:name="_Toc387068147"/>
      <w:bookmarkStart w:id="168" w:name="_Toc387846136"/>
      <w:r>
        <w:rPr>
          <w:rFonts w:hint="eastAsia"/>
        </w:rPr>
        <w:t>libpcap</w:t>
      </w:r>
      <w:r>
        <w:rPr>
          <w:rFonts w:hint="eastAsia"/>
        </w:rPr>
        <w:t>抓包收发示例</w:t>
      </w:r>
      <w:bookmarkEnd w:id="166"/>
      <w:bookmarkEnd w:id="167"/>
      <w:bookmarkEnd w:id="168"/>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lastRenderedPageBreak/>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3"/>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69" w:name="_Ref383979186"/>
      <w:r>
        <w:rPr>
          <w:rFonts w:hint="eastAsia"/>
        </w:rPr>
        <w:t>图</w:t>
      </w:r>
      <w:bookmarkEnd w:id="169"/>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4"/>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70" w:name="_Ref383979200"/>
      <w:r>
        <w:rPr>
          <w:rFonts w:hint="eastAsia"/>
        </w:rPr>
        <w:t>图</w:t>
      </w:r>
      <w:r>
        <w:rPr>
          <w:rFonts w:hint="eastAsia"/>
        </w:rPr>
        <w:t xml:space="preserve"> </w:t>
      </w:r>
      <w:bookmarkEnd w:id="170"/>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lastRenderedPageBreak/>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71" w:name="_Toc386555058"/>
      <w:bookmarkStart w:id="172" w:name="_Toc387068148"/>
      <w:bookmarkStart w:id="173" w:name="_Toc387846137"/>
      <w:r>
        <w:rPr>
          <w:rFonts w:hint="eastAsia"/>
        </w:rPr>
        <w:t>双网卡平台系统</w:t>
      </w:r>
      <w:bookmarkEnd w:id="171"/>
      <w:bookmarkEnd w:id="172"/>
      <w:bookmarkEnd w:id="173"/>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443D18"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D335ED" w:rsidRDefault="00D335ED" w:rsidP="009358CE">
                    <w:r>
                      <w:rPr>
                        <w:rFonts w:hint="eastAsia"/>
                      </w:rPr>
                      <w:t>数据链路头</w:t>
                    </w:r>
                  </w:p>
                </w:txbxContent>
              </v:textbox>
            </v:rect>
            <v:rect id="_x0000_s1384" style="position:absolute;left:3454;top:14260;width:1603;height:505">
              <v:textbox style="mso-next-textbox:#_x0000_s1384">
                <w:txbxContent>
                  <w:p w:rsidR="00D335ED" w:rsidRDefault="00D335ED" w:rsidP="009358CE"/>
                </w:txbxContent>
              </v:textbox>
            </v:rect>
            <v:rect id="_x0000_s1385" style="position:absolute;left:3454;top:14346;width:447;height:419">
              <v:textbox style="mso-next-textbox:#_x0000_s1385" inset=".5mm,.3mm,.5mm,.3mm">
                <w:txbxContent>
                  <w:p w:rsidR="00D335ED" w:rsidRPr="00D82F32" w:rsidRDefault="00D335ED"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D335ED" w:rsidRDefault="00D335ED" w:rsidP="007C4275">
                    <w:pPr>
                      <w:jc w:val="center"/>
                      <w:rPr>
                        <w:sz w:val="15"/>
                        <w:szCs w:val="15"/>
                      </w:rPr>
                    </w:pPr>
                    <w:r>
                      <w:rPr>
                        <w:rFonts w:hint="eastAsia"/>
                        <w:sz w:val="15"/>
                        <w:szCs w:val="15"/>
                      </w:rPr>
                      <w:t>类型</w:t>
                    </w:r>
                  </w:p>
                  <w:p w:rsidR="00D335ED" w:rsidRPr="00D82F32" w:rsidRDefault="00D335ED"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D335ED" w:rsidRPr="00D82F32" w:rsidRDefault="00D335ED"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D335ED" w:rsidRDefault="00D335ED"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74" w:name="_Ref383981049"/>
      <w:r>
        <w:rPr>
          <w:rFonts w:hint="eastAsia"/>
        </w:rPr>
        <w:t>图</w:t>
      </w:r>
      <w:bookmarkEnd w:id="174"/>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lastRenderedPageBreak/>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5"/>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6"/>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lastRenderedPageBreak/>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7"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75" w:name="_Ref387480618"/>
      <w:bookmarkStart w:id="176" w:name="_Ref387480609"/>
      <w:r>
        <w:rPr>
          <w:rFonts w:hint="eastAsia"/>
        </w:rPr>
        <w:t>图</w:t>
      </w:r>
      <w:r>
        <w:rPr>
          <w:rFonts w:hint="eastAsia"/>
        </w:rPr>
        <w:t xml:space="preserve"> </w:t>
      </w:r>
      <w:bookmarkEnd w:id="175"/>
      <w:r w:rsidR="005A5721">
        <w:rPr>
          <w:rFonts w:hint="eastAsia"/>
        </w:rPr>
        <w:t>3-</w:t>
      </w:r>
      <w:r>
        <w:rPr>
          <w:rFonts w:hint="eastAsia"/>
        </w:rPr>
        <w:t xml:space="preserve">10 </w:t>
      </w:r>
      <w:r w:rsidRPr="0020528B">
        <w:rPr>
          <w:rFonts w:hint="eastAsia"/>
          <w:noProof/>
        </w:rPr>
        <w:t>接收到紧急广播数据</w:t>
      </w:r>
      <w:bookmarkEnd w:id="176"/>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8"/>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9"/>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77" w:name="_Toc387846138"/>
      <w:r>
        <w:rPr>
          <w:rFonts w:hint="eastAsia"/>
        </w:rPr>
        <w:t>性能测试</w:t>
      </w:r>
      <w:bookmarkEnd w:id="177"/>
    </w:p>
    <w:p w:rsidR="0093160F" w:rsidRDefault="0093160F" w:rsidP="00E30FF2">
      <w:pPr>
        <w:pStyle w:val="a9"/>
      </w:pPr>
      <w:r>
        <w:rPr>
          <w:rFonts w:hint="eastAsia"/>
        </w:rPr>
        <w:lastRenderedPageBreak/>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Pr="007A64FD" w:rsidRDefault="0093160F" w:rsidP="00940727">
      <w:pPr>
        <w:autoSpaceDE w:val="0"/>
        <w:autoSpaceDN w:val="0"/>
        <w:adjustRightInd w:val="0"/>
        <w:jc w:val="left"/>
        <w:rPr>
          <w:rFonts w:ascii="宋体" w:cs="宋体"/>
          <w:kern w:val="0"/>
          <w:sz w:val="20"/>
          <w:szCs w:val="20"/>
        </w:rPr>
      </w:pPr>
      <w:r>
        <w:rPr>
          <w:rFonts w:ascii="宋体" w:cs="宋体"/>
          <w:kern w:val="0"/>
          <w:sz w:val="20"/>
          <w:szCs w:val="20"/>
          <w:lang w:val="zh-CN"/>
        </w:rPr>
        <w:tab/>
      </w:r>
      <w:r>
        <w:rPr>
          <w:rFonts w:ascii="宋体" w:cs="宋体"/>
          <w:kern w:val="0"/>
          <w:sz w:val="20"/>
          <w:szCs w:val="20"/>
          <w:lang w:val="zh-CN"/>
        </w:rPr>
        <w:tab/>
      </w:r>
      <w:proofErr w:type="gramStart"/>
      <w:r w:rsidRPr="007A64FD">
        <w:rPr>
          <w:rFonts w:ascii="宋体" w:cs="宋体"/>
          <w:kern w:val="0"/>
          <w:sz w:val="20"/>
          <w:szCs w:val="20"/>
        </w:rPr>
        <w:t>gettimeofday(</w:t>
      </w:r>
      <w:proofErr w:type="gramEnd"/>
      <w:r w:rsidRPr="007A64FD">
        <w:rPr>
          <w:rFonts w:ascii="宋体" w:cs="宋体"/>
          <w:kern w:val="0"/>
          <w:sz w:val="20"/>
          <w:szCs w:val="20"/>
        </w:rPr>
        <w:t>&amp;start, NULL);</w:t>
      </w:r>
    </w:p>
    <w:p w:rsidR="0093160F" w:rsidRPr="007A64FD" w:rsidRDefault="0093160F" w:rsidP="00940727">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proofErr w:type="gramStart"/>
      <w:r w:rsidRPr="007A64FD">
        <w:rPr>
          <w:rFonts w:ascii="宋体" w:cs="宋体"/>
          <w:kern w:val="0"/>
          <w:sz w:val="20"/>
          <w:szCs w:val="20"/>
        </w:rPr>
        <w:t>while(</w:t>
      </w:r>
      <w:proofErr w:type="gramEnd"/>
      <w:r w:rsidRPr="007A64FD">
        <w:rPr>
          <w:rFonts w:ascii="宋体" w:cs="宋体"/>
          <w:kern w:val="0"/>
          <w:sz w:val="20"/>
          <w:szCs w:val="20"/>
        </w:rPr>
        <w:t xml:space="preserve"> (ReadSize = read (fd, Buf, BUFSIZE)) &gt;0)</w:t>
      </w:r>
    </w:p>
    <w:p w:rsidR="0093160F" w:rsidRPr="007A64FD" w:rsidRDefault="0093160F" w:rsidP="00940727">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t xml:space="preserve"> {</w:t>
      </w:r>
    </w:p>
    <w:p w:rsidR="0093160F" w:rsidRPr="007A64FD" w:rsidRDefault="0093160F" w:rsidP="00940727">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t>//ret = pcap_</w:t>
      </w:r>
      <w:proofErr w:type="gramStart"/>
      <w:r w:rsidRPr="007A64FD">
        <w:rPr>
          <w:rFonts w:ascii="宋体" w:cs="宋体"/>
          <w:kern w:val="0"/>
          <w:sz w:val="20"/>
          <w:szCs w:val="20"/>
        </w:rPr>
        <w:t>sendpacket(</w:t>
      </w:r>
      <w:proofErr w:type="gramEnd"/>
      <w:r w:rsidRPr="007A64FD">
        <w:rPr>
          <w:rFonts w:ascii="宋体" w:cs="宋体"/>
          <w:kern w:val="0"/>
          <w:sz w:val="20"/>
          <w:szCs w:val="20"/>
        </w:rPr>
        <w:t>device,(const u_char *) Buf, ReadSize);</w:t>
      </w:r>
    </w:p>
    <w:p w:rsidR="0093160F" w:rsidRPr="007A64FD" w:rsidRDefault="0093160F" w:rsidP="00940727">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t>//</w:t>
      </w:r>
      <w:proofErr w:type="gramStart"/>
      <w:r w:rsidRPr="007A64FD">
        <w:rPr>
          <w:rFonts w:ascii="宋体" w:cs="宋体"/>
          <w:kern w:val="0"/>
          <w:sz w:val="20"/>
          <w:szCs w:val="20"/>
        </w:rPr>
        <w:t>if(</w:t>
      </w:r>
      <w:proofErr w:type="gramEnd"/>
      <w:r w:rsidRPr="007A64FD">
        <w:rPr>
          <w:rFonts w:ascii="宋体" w:cs="宋体"/>
          <w:kern w:val="0"/>
          <w:sz w:val="20"/>
          <w:szCs w:val="20"/>
        </w:rPr>
        <w:t xml:space="preserve"> ret != 0)</w:t>
      </w:r>
    </w:p>
    <w:p w:rsidR="0093160F" w:rsidRPr="007A64FD" w:rsidRDefault="0093160F" w:rsidP="00940727">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t>//{</w:t>
      </w:r>
    </w:p>
    <w:p w:rsidR="0093160F" w:rsidRPr="007A64FD" w:rsidRDefault="0093160F" w:rsidP="00940727">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t>//</w:t>
      </w:r>
      <w:r w:rsidRPr="007A64FD">
        <w:rPr>
          <w:rFonts w:ascii="宋体" w:cs="宋体"/>
          <w:kern w:val="0"/>
          <w:sz w:val="20"/>
          <w:szCs w:val="20"/>
        </w:rPr>
        <w:tab/>
      </w:r>
      <w:proofErr w:type="gramStart"/>
      <w:r w:rsidRPr="007A64FD">
        <w:rPr>
          <w:rFonts w:ascii="宋体" w:cs="宋体"/>
          <w:kern w:val="0"/>
          <w:sz w:val="20"/>
          <w:szCs w:val="20"/>
        </w:rPr>
        <w:t>printf(</w:t>
      </w:r>
      <w:proofErr w:type="gramEnd"/>
      <w:r w:rsidRPr="007A64FD">
        <w:rPr>
          <w:rFonts w:ascii="宋体" w:cs="宋体"/>
          <w:kern w:val="0"/>
          <w:sz w:val="20"/>
          <w:szCs w:val="20"/>
        </w:rPr>
        <w:t>"sendpacket error %d %s\n", ret, pcap_geterr(device));</w:t>
      </w:r>
    </w:p>
    <w:p w:rsidR="0093160F" w:rsidRPr="007A64FD" w:rsidRDefault="0093160F" w:rsidP="00940727">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t>//</w:t>
      </w:r>
      <w:r w:rsidRPr="007A64FD">
        <w:rPr>
          <w:rFonts w:ascii="宋体" w:cs="宋体"/>
          <w:kern w:val="0"/>
          <w:sz w:val="20"/>
          <w:szCs w:val="20"/>
        </w:rPr>
        <w:tab/>
        <w:t>break;</w:t>
      </w:r>
    </w:p>
    <w:p w:rsidR="0093160F" w:rsidRPr="007A64FD" w:rsidRDefault="0093160F" w:rsidP="00940727">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t>//}</w:t>
      </w:r>
    </w:p>
    <w:p w:rsidR="0093160F" w:rsidRPr="007A64FD" w:rsidRDefault="0093160F" w:rsidP="00940727">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t xml:space="preserve"> }</w:t>
      </w:r>
      <w:r w:rsidRPr="007A64FD">
        <w:rPr>
          <w:rFonts w:ascii="宋体" w:cs="宋体"/>
          <w:kern w:val="0"/>
          <w:sz w:val="20"/>
          <w:szCs w:val="20"/>
        </w:rPr>
        <w:tab/>
      </w:r>
    </w:p>
    <w:p w:rsidR="0093160F" w:rsidRPr="007A64FD" w:rsidRDefault="0093160F" w:rsidP="00940727">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t xml:space="preserve"> </w:t>
      </w:r>
      <w:proofErr w:type="gramStart"/>
      <w:r w:rsidRPr="007A64FD">
        <w:rPr>
          <w:rFonts w:ascii="宋体" w:cs="宋体"/>
          <w:kern w:val="0"/>
          <w:sz w:val="20"/>
          <w:szCs w:val="20"/>
        </w:rPr>
        <w:t>gettimeofday(</w:t>
      </w:r>
      <w:proofErr w:type="gramEnd"/>
      <w:r w:rsidRPr="007A64FD">
        <w:rPr>
          <w:rFonts w:ascii="宋体" w:cs="宋体"/>
          <w:kern w:val="0"/>
          <w:sz w:val="20"/>
          <w:szCs w:val="20"/>
        </w:rPr>
        <w:t xml:space="preserve"> &amp;end, NULL);</w:t>
      </w:r>
    </w:p>
    <w:p w:rsidR="0093160F" w:rsidRPr="007A64FD" w:rsidRDefault="0093160F" w:rsidP="00940727">
      <w:pPr>
        <w:pStyle w:val="a9"/>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proofErr w:type="gramStart"/>
      <w:r w:rsidRPr="007A64FD">
        <w:rPr>
          <w:rFonts w:ascii="宋体" w:cs="宋体"/>
          <w:kern w:val="0"/>
          <w:sz w:val="20"/>
          <w:szCs w:val="20"/>
        </w:rPr>
        <w:t>printf(</w:t>
      </w:r>
      <w:proofErr w:type="gramEnd"/>
      <w:r w:rsidRPr="007A64FD">
        <w:rPr>
          <w:rFonts w:ascii="宋体" w:cs="宋体"/>
          <w:kern w:val="0"/>
          <w:sz w:val="20"/>
          <w:szCs w:val="20"/>
        </w:rPr>
        <w:t>"%ld\n",1000000 * ( end.tv_sec - start.tv_sec) + end.tv_usec - start.tv_usec);</w:t>
      </w:r>
    </w:p>
    <w:p w:rsidR="0093160F" w:rsidRDefault="0093160F" w:rsidP="00940727">
      <w:pPr>
        <w:pStyle w:val="a9"/>
      </w:pPr>
      <w:r w:rsidRPr="007A64FD">
        <w:rPr>
          <w:rFonts w:ascii="宋体" w:cs="宋体" w:hint="eastAsia"/>
          <w:kern w:val="0"/>
          <w:sz w:val="20"/>
          <w:szCs w:val="20"/>
        </w:rPr>
        <w:tab/>
      </w:r>
      <w:r>
        <w:rPr>
          <w:rFonts w:ascii="宋体" w:cs="宋体" w:hint="eastAsia"/>
          <w:kern w:val="0"/>
          <w:sz w:val="20"/>
          <w:szCs w:val="20"/>
          <w:lang w:val="zh-CN"/>
        </w:rPr>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Pr="007A64FD" w:rsidRDefault="0093160F" w:rsidP="00996C22">
      <w:pPr>
        <w:autoSpaceDE w:val="0"/>
        <w:autoSpaceDN w:val="0"/>
        <w:adjustRightInd w:val="0"/>
        <w:jc w:val="left"/>
        <w:rPr>
          <w:rFonts w:ascii="宋体" w:cs="宋体"/>
          <w:kern w:val="0"/>
          <w:sz w:val="20"/>
          <w:szCs w:val="20"/>
        </w:rPr>
      </w:pPr>
      <w:r>
        <w:rPr>
          <w:rFonts w:ascii="宋体" w:cs="宋体"/>
          <w:kern w:val="0"/>
          <w:sz w:val="20"/>
          <w:szCs w:val="20"/>
          <w:lang w:val="zh-CN"/>
        </w:rPr>
        <w:tab/>
      </w:r>
      <w:r>
        <w:rPr>
          <w:rFonts w:ascii="宋体" w:cs="宋体"/>
          <w:kern w:val="0"/>
          <w:sz w:val="20"/>
          <w:szCs w:val="20"/>
          <w:lang w:val="zh-CN"/>
        </w:rPr>
        <w:tab/>
      </w:r>
      <w:proofErr w:type="gramStart"/>
      <w:r w:rsidRPr="007A64FD">
        <w:rPr>
          <w:rFonts w:ascii="宋体" w:cs="宋体"/>
          <w:kern w:val="0"/>
          <w:sz w:val="20"/>
          <w:szCs w:val="20"/>
        </w:rPr>
        <w:t>gettimeofday(</w:t>
      </w:r>
      <w:proofErr w:type="gramEnd"/>
      <w:r w:rsidRPr="007A64FD">
        <w:rPr>
          <w:rFonts w:ascii="宋体" w:cs="宋体"/>
          <w:kern w:val="0"/>
          <w:sz w:val="20"/>
          <w:szCs w:val="20"/>
        </w:rPr>
        <w:t>&amp;start, NULL);</w:t>
      </w:r>
    </w:p>
    <w:p w:rsidR="0093160F" w:rsidRPr="007A64FD" w:rsidRDefault="0093160F" w:rsidP="00996C22">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proofErr w:type="gramStart"/>
      <w:r w:rsidRPr="007A64FD">
        <w:rPr>
          <w:rFonts w:ascii="宋体" w:cs="宋体"/>
          <w:kern w:val="0"/>
          <w:sz w:val="20"/>
          <w:szCs w:val="20"/>
        </w:rPr>
        <w:t>while(</w:t>
      </w:r>
      <w:proofErr w:type="gramEnd"/>
      <w:r w:rsidRPr="007A64FD">
        <w:rPr>
          <w:rFonts w:ascii="宋体" w:cs="宋体"/>
          <w:kern w:val="0"/>
          <w:sz w:val="20"/>
          <w:szCs w:val="20"/>
        </w:rPr>
        <w:t xml:space="preserve"> (ReadSize = read (fd, Buf, BUFSIZE)) &gt;0)</w:t>
      </w:r>
    </w:p>
    <w:p w:rsidR="0093160F" w:rsidRPr="007A64FD" w:rsidRDefault="0093160F" w:rsidP="00996C22">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t xml:space="preserve"> {</w:t>
      </w:r>
    </w:p>
    <w:p w:rsidR="0093160F" w:rsidRPr="007A64FD" w:rsidRDefault="0093160F" w:rsidP="00996C22">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r>
      <w:proofErr w:type="gramStart"/>
      <w:r w:rsidRPr="007A64FD">
        <w:rPr>
          <w:rFonts w:ascii="宋体" w:cs="宋体"/>
          <w:kern w:val="0"/>
          <w:sz w:val="20"/>
          <w:szCs w:val="20"/>
        </w:rPr>
        <w:t>ret</w:t>
      </w:r>
      <w:proofErr w:type="gramEnd"/>
      <w:r w:rsidRPr="007A64FD">
        <w:rPr>
          <w:rFonts w:ascii="宋体" w:cs="宋体"/>
          <w:kern w:val="0"/>
          <w:sz w:val="20"/>
          <w:szCs w:val="20"/>
        </w:rPr>
        <w:t xml:space="preserve"> = pcap_sendpacket(device,(const u_char *) Buf, ReadSize);</w:t>
      </w:r>
    </w:p>
    <w:p w:rsidR="0093160F" w:rsidRPr="007A64FD" w:rsidRDefault="0093160F" w:rsidP="00996C22">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r>
      <w:proofErr w:type="gramStart"/>
      <w:r w:rsidRPr="007A64FD">
        <w:rPr>
          <w:rFonts w:ascii="宋体" w:cs="宋体"/>
          <w:kern w:val="0"/>
          <w:sz w:val="20"/>
          <w:szCs w:val="20"/>
        </w:rPr>
        <w:t>if(</w:t>
      </w:r>
      <w:proofErr w:type="gramEnd"/>
      <w:r w:rsidRPr="007A64FD">
        <w:rPr>
          <w:rFonts w:ascii="宋体" w:cs="宋体"/>
          <w:kern w:val="0"/>
          <w:sz w:val="20"/>
          <w:szCs w:val="20"/>
        </w:rPr>
        <w:t xml:space="preserve"> ret != 0)</w:t>
      </w:r>
    </w:p>
    <w:p w:rsidR="0093160F" w:rsidRPr="007A64FD" w:rsidRDefault="0093160F" w:rsidP="00996C22">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t>{</w:t>
      </w:r>
    </w:p>
    <w:p w:rsidR="0093160F" w:rsidRPr="007A64FD" w:rsidRDefault="0093160F" w:rsidP="00996C22">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r>
      <w:proofErr w:type="gramStart"/>
      <w:r w:rsidRPr="007A64FD">
        <w:rPr>
          <w:rFonts w:ascii="宋体" w:cs="宋体"/>
          <w:kern w:val="0"/>
          <w:sz w:val="20"/>
          <w:szCs w:val="20"/>
        </w:rPr>
        <w:t>printf(</w:t>
      </w:r>
      <w:proofErr w:type="gramEnd"/>
      <w:r w:rsidRPr="007A64FD">
        <w:rPr>
          <w:rFonts w:ascii="宋体" w:cs="宋体"/>
          <w:kern w:val="0"/>
          <w:sz w:val="20"/>
          <w:szCs w:val="20"/>
        </w:rPr>
        <w:t>"sendpacket error %d %s\n", ret, pcap_geterr(device));</w:t>
      </w:r>
    </w:p>
    <w:p w:rsidR="0093160F" w:rsidRPr="007A64FD" w:rsidRDefault="0093160F" w:rsidP="00996C22">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r>
      <w:proofErr w:type="gramStart"/>
      <w:r w:rsidRPr="007A64FD">
        <w:rPr>
          <w:rFonts w:ascii="宋体" w:cs="宋体"/>
          <w:kern w:val="0"/>
          <w:sz w:val="20"/>
          <w:szCs w:val="20"/>
        </w:rPr>
        <w:t>break</w:t>
      </w:r>
      <w:proofErr w:type="gramEnd"/>
      <w:r w:rsidRPr="007A64FD">
        <w:rPr>
          <w:rFonts w:ascii="宋体" w:cs="宋体"/>
          <w:kern w:val="0"/>
          <w:sz w:val="20"/>
          <w:szCs w:val="20"/>
        </w:rPr>
        <w:t>;</w:t>
      </w:r>
    </w:p>
    <w:p w:rsidR="0093160F" w:rsidRPr="007A64FD" w:rsidRDefault="0093160F" w:rsidP="00996C22">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r>
      <w:r w:rsidRPr="007A64FD">
        <w:rPr>
          <w:rFonts w:ascii="宋体" w:cs="宋体"/>
          <w:kern w:val="0"/>
          <w:sz w:val="20"/>
          <w:szCs w:val="20"/>
        </w:rPr>
        <w:tab/>
        <w:t>}</w:t>
      </w:r>
    </w:p>
    <w:p w:rsidR="0093160F" w:rsidRPr="007A64FD" w:rsidRDefault="0093160F" w:rsidP="00996C22">
      <w:pPr>
        <w:autoSpaceDE w:val="0"/>
        <w:autoSpaceDN w:val="0"/>
        <w:adjustRightInd w:val="0"/>
        <w:jc w:val="left"/>
        <w:rPr>
          <w:rFonts w:ascii="宋体" w:cs="宋体"/>
          <w:kern w:val="0"/>
          <w:sz w:val="20"/>
          <w:szCs w:val="20"/>
        </w:rPr>
      </w:pPr>
      <w:r w:rsidRPr="007A64FD">
        <w:rPr>
          <w:rFonts w:ascii="宋体" w:cs="宋体"/>
          <w:kern w:val="0"/>
          <w:sz w:val="20"/>
          <w:szCs w:val="20"/>
        </w:rPr>
        <w:tab/>
      </w:r>
      <w:r w:rsidRPr="007A64FD">
        <w:rPr>
          <w:rFonts w:ascii="宋体" w:cs="宋体"/>
          <w:kern w:val="0"/>
          <w:sz w:val="20"/>
          <w:szCs w:val="20"/>
        </w:rPr>
        <w:tab/>
        <w:t xml:space="preserve"> }</w:t>
      </w:r>
      <w:r w:rsidRPr="007A64FD">
        <w:rPr>
          <w:rFonts w:ascii="宋体" w:cs="宋体"/>
          <w:kern w:val="0"/>
          <w:sz w:val="20"/>
          <w:szCs w:val="20"/>
        </w:rPr>
        <w:tab/>
      </w:r>
    </w:p>
    <w:p w:rsidR="0093160F" w:rsidRPr="007A64FD" w:rsidRDefault="0093160F" w:rsidP="00996C22">
      <w:pPr>
        <w:autoSpaceDE w:val="0"/>
        <w:autoSpaceDN w:val="0"/>
        <w:adjustRightInd w:val="0"/>
        <w:jc w:val="left"/>
        <w:rPr>
          <w:rFonts w:ascii="宋体" w:cs="宋体"/>
          <w:kern w:val="0"/>
          <w:sz w:val="20"/>
          <w:szCs w:val="20"/>
        </w:rPr>
      </w:pPr>
      <w:r w:rsidRPr="007A64FD">
        <w:rPr>
          <w:rFonts w:ascii="宋体" w:cs="宋体"/>
          <w:kern w:val="0"/>
          <w:sz w:val="20"/>
          <w:szCs w:val="20"/>
        </w:rPr>
        <w:tab/>
        <w:t xml:space="preserve"> </w:t>
      </w:r>
      <w:r w:rsidRPr="007A64FD">
        <w:rPr>
          <w:rFonts w:ascii="宋体" w:cs="宋体"/>
          <w:kern w:val="0"/>
          <w:sz w:val="20"/>
          <w:szCs w:val="20"/>
        </w:rPr>
        <w:tab/>
      </w:r>
      <w:proofErr w:type="gramStart"/>
      <w:r w:rsidRPr="007A64FD">
        <w:rPr>
          <w:rFonts w:ascii="宋体" w:cs="宋体"/>
          <w:kern w:val="0"/>
          <w:sz w:val="20"/>
          <w:szCs w:val="20"/>
        </w:rPr>
        <w:t>gettimeofday(</w:t>
      </w:r>
      <w:proofErr w:type="gramEnd"/>
      <w:r w:rsidRPr="007A64FD">
        <w:rPr>
          <w:rFonts w:ascii="宋体" w:cs="宋体"/>
          <w:kern w:val="0"/>
          <w:sz w:val="20"/>
          <w:szCs w:val="20"/>
        </w:rPr>
        <w:t xml:space="preserve"> &amp;end, NULL);</w:t>
      </w:r>
    </w:p>
    <w:p w:rsidR="0093160F" w:rsidRPr="00E30FF2" w:rsidRDefault="0093160F" w:rsidP="00996C22">
      <w:pPr>
        <w:pStyle w:val="a9"/>
      </w:pPr>
      <w:r w:rsidRPr="007A64FD">
        <w:rPr>
          <w:rFonts w:ascii="宋体" w:cs="宋体"/>
          <w:kern w:val="0"/>
          <w:sz w:val="20"/>
          <w:szCs w:val="20"/>
        </w:rPr>
        <w:tab/>
      </w:r>
      <w:r w:rsidRPr="007A64FD">
        <w:rPr>
          <w:rFonts w:ascii="宋体" w:cs="宋体"/>
          <w:kern w:val="0"/>
          <w:sz w:val="20"/>
          <w:szCs w:val="20"/>
        </w:rPr>
        <w:tab/>
      </w:r>
      <w:proofErr w:type="gramStart"/>
      <w:r w:rsidRPr="007A64FD">
        <w:rPr>
          <w:rFonts w:ascii="宋体" w:cs="宋体"/>
          <w:kern w:val="0"/>
          <w:sz w:val="20"/>
          <w:szCs w:val="20"/>
        </w:rPr>
        <w:t>printf(</w:t>
      </w:r>
      <w:proofErr w:type="gramEnd"/>
      <w:r w:rsidRPr="007A64FD">
        <w:rPr>
          <w:rFonts w:ascii="宋体" w:cs="宋体"/>
          <w:kern w:val="0"/>
          <w:sz w:val="20"/>
          <w:szCs w:val="20"/>
        </w:rPr>
        <w:t>"%ld\n",1000000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lastRenderedPageBreak/>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40"/>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78" w:name="_Ref387512502"/>
      <w:r>
        <w:rPr>
          <w:rFonts w:hint="eastAsia"/>
        </w:rPr>
        <w:t>图</w:t>
      </w:r>
      <w:bookmarkEnd w:id="178"/>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commentRangeStart w:id="179"/>
      <w:r>
        <w:rPr>
          <w:noProof/>
        </w:rPr>
        <w:drawing>
          <wp:inline distT="0" distB="0" distL="0" distR="0" wp14:anchorId="0908C9E8" wp14:editId="31368094">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41"/>
                    <a:stretch>
                      <a:fillRect/>
                    </a:stretch>
                  </pic:blipFill>
                  <pic:spPr>
                    <a:xfrm>
                      <a:off x="0" y="0"/>
                      <a:ext cx="3571232" cy="2316295"/>
                    </a:xfrm>
                    <a:prstGeom prst="rect">
                      <a:avLst/>
                    </a:prstGeom>
                  </pic:spPr>
                </pic:pic>
              </a:graphicData>
            </a:graphic>
          </wp:inline>
        </w:drawing>
      </w:r>
      <w:commentRangeEnd w:id="179"/>
      <w:r w:rsidR="007A64FD">
        <w:rPr>
          <w:rStyle w:val="aff0"/>
        </w:rPr>
        <w:commentReference w:id="179"/>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commentRangeStart w:id="180"/>
      <w:r>
        <w:rPr>
          <w:noProof/>
          <w:color w:val="C00000"/>
        </w:rPr>
        <w:drawing>
          <wp:inline distT="0" distB="0" distL="0" distR="0" wp14:anchorId="0A7CD39F" wp14:editId="71CF35BA">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2"/>
                    <a:stretch>
                      <a:fillRect/>
                    </a:stretch>
                  </pic:blipFill>
                  <pic:spPr>
                    <a:xfrm>
                      <a:off x="0" y="0"/>
                      <a:ext cx="3206119" cy="1977755"/>
                    </a:xfrm>
                    <a:prstGeom prst="rect">
                      <a:avLst/>
                    </a:prstGeom>
                  </pic:spPr>
                </pic:pic>
              </a:graphicData>
            </a:graphic>
          </wp:inline>
        </w:drawing>
      </w:r>
      <w:commentRangeEnd w:id="180"/>
      <w:r w:rsidR="007A64FD">
        <w:rPr>
          <w:rStyle w:val="aff0"/>
        </w:rPr>
        <w:commentReference w:id="180"/>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81" w:name="_Toc383941340"/>
      <w:bookmarkStart w:id="182" w:name="_Toc383941787"/>
      <w:bookmarkStart w:id="183" w:name="_Toc383962682"/>
      <w:bookmarkStart w:id="184" w:name="_Toc386555059"/>
      <w:bookmarkStart w:id="185" w:name="_Toc387068149"/>
      <w:bookmarkStart w:id="186" w:name="_Toc387846139"/>
      <w:r w:rsidRPr="001D7DAA">
        <w:rPr>
          <w:rFonts w:hint="eastAsia"/>
        </w:rPr>
        <w:t>改进</w:t>
      </w:r>
      <w:bookmarkEnd w:id="181"/>
      <w:bookmarkEnd w:id="182"/>
      <w:bookmarkEnd w:id="183"/>
      <w:bookmarkEnd w:id="184"/>
      <w:bookmarkEnd w:id="185"/>
      <w:bookmarkEnd w:id="186"/>
    </w:p>
    <w:p w:rsidR="0093160F" w:rsidRPr="00515038" w:rsidRDefault="0093160F"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001750AC">
        <w:rPr>
          <w:rFonts w:hint="eastAsia"/>
          <w:vertAlign w:val="superscript"/>
        </w:rPr>
        <w:t>3</w:t>
      </w:r>
      <w:r w:rsidR="003D42E3">
        <w:rPr>
          <w:rFonts w:hint="eastAsia"/>
          <w:vertAlign w:val="superscript"/>
        </w:rPr>
        <w:t>5</w:t>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93160F" w:rsidRPr="00515038" w:rsidRDefault="0093160F"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93160F" w:rsidRDefault="0093160F"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93160F" w:rsidRDefault="0093160F" w:rsidP="0075557E">
      <w:pPr>
        <w:pStyle w:val="a9"/>
      </w:pPr>
      <w:r>
        <w:rPr>
          <w:rFonts w:hint="eastAsia"/>
        </w:rPr>
        <w:tab/>
      </w:r>
      <w:r>
        <w:rPr>
          <w:rFonts w:hint="eastAsia"/>
        </w:rPr>
        <w:t>另外一个，</w:t>
      </w:r>
      <w:r w:rsidR="00E16913">
        <w:rPr>
          <w:rFonts w:hint="eastAsia"/>
        </w:rPr>
        <w:t>libpcap</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87" w:name="_Toc383941341"/>
      <w:bookmarkStart w:id="188" w:name="_Toc383941788"/>
      <w:bookmarkStart w:id="189" w:name="_Toc383962683"/>
      <w:bookmarkStart w:id="190" w:name="_Toc386548268"/>
      <w:bookmarkStart w:id="191" w:name="_Toc386548407"/>
      <w:bookmarkStart w:id="192" w:name="_Toc386555060"/>
      <w:bookmarkStart w:id="193" w:name="_Toc387068150"/>
      <w:bookmarkStart w:id="194" w:name="_Toc387846140"/>
      <w:r w:rsidRPr="001D7DAA">
        <w:rPr>
          <w:rFonts w:hint="eastAsia"/>
        </w:rPr>
        <w:t>IEEE802.11p</w:t>
      </w:r>
      <w:r w:rsidRPr="001D7DAA">
        <w:rPr>
          <w:rFonts w:hint="eastAsia"/>
        </w:rPr>
        <w:t>驱动移植概述</w:t>
      </w:r>
      <w:bookmarkEnd w:id="187"/>
      <w:bookmarkEnd w:id="188"/>
      <w:bookmarkEnd w:id="189"/>
      <w:bookmarkEnd w:id="190"/>
      <w:bookmarkEnd w:id="191"/>
      <w:bookmarkEnd w:id="192"/>
      <w:bookmarkEnd w:id="193"/>
      <w:bookmarkEnd w:id="194"/>
    </w:p>
    <w:p w:rsidR="0093160F" w:rsidRDefault="0093160F"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lastRenderedPageBreak/>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95" w:name="_Toc383962684"/>
      <w:bookmarkStart w:id="196" w:name="_Toc386548269"/>
      <w:bookmarkStart w:id="197" w:name="_Toc386548408"/>
      <w:bookmarkStart w:id="198" w:name="_Toc386555061"/>
      <w:bookmarkStart w:id="199" w:name="_Toc387068151"/>
      <w:bookmarkStart w:id="200" w:name="_Toc387846141"/>
      <w:r>
        <w:rPr>
          <w:rFonts w:hint="eastAsia"/>
        </w:rPr>
        <w:t>本章小结</w:t>
      </w:r>
      <w:bookmarkEnd w:id="195"/>
      <w:bookmarkEnd w:id="196"/>
      <w:bookmarkEnd w:id="197"/>
      <w:bookmarkEnd w:id="198"/>
      <w:bookmarkEnd w:id="199"/>
      <w:bookmarkEnd w:id="200"/>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201" w:name="_Toc383941342"/>
      <w:bookmarkStart w:id="202" w:name="_Toc383941789"/>
      <w:bookmarkStart w:id="203" w:name="_Toc383962685"/>
      <w:bookmarkStart w:id="204" w:name="_Toc386548270"/>
      <w:bookmarkStart w:id="205" w:name="_Toc386548409"/>
      <w:bookmarkStart w:id="206" w:name="_Toc386555062"/>
      <w:bookmarkStart w:id="207" w:name="_Toc387068152"/>
      <w:bookmarkStart w:id="208" w:name="_Toc387846142"/>
      <w:r w:rsidRPr="002808DA">
        <w:rPr>
          <w:rFonts w:hint="eastAsia"/>
        </w:rPr>
        <w:lastRenderedPageBreak/>
        <w:t>基于</w:t>
      </w:r>
      <w:r w:rsidRPr="002808DA">
        <w:rPr>
          <w:rFonts w:hint="eastAsia"/>
        </w:rPr>
        <w:t>TDMA</w:t>
      </w:r>
      <w:r>
        <w:rPr>
          <w:rFonts w:hint="eastAsia"/>
        </w:rPr>
        <w:t>的媒体接入控制设计</w:t>
      </w:r>
      <w:bookmarkEnd w:id="201"/>
      <w:bookmarkEnd w:id="202"/>
      <w:bookmarkEnd w:id="203"/>
      <w:bookmarkEnd w:id="204"/>
      <w:bookmarkEnd w:id="205"/>
      <w:bookmarkEnd w:id="206"/>
      <w:bookmarkEnd w:id="207"/>
      <w:bookmarkEnd w:id="208"/>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209" w:name="_Toc386548271"/>
      <w:bookmarkStart w:id="210" w:name="_Toc386548410"/>
      <w:bookmarkStart w:id="211" w:name="_Toc386555063"/>
      <w:bookmarkStart w:id="212" w:name="_Toc387068153"/>
      <w:bookmarkStart w:id="213" w:name="_Toc387846143"/>
      <w:r>
        <w:rPr>
          <w:rFonts w:hint="eastAsia"/>
        </w:rPr>
        <w:t>TDMA</w:t>
      </w:r>
      <w:r>
        <w:rPr>
          <w:rFonts w:hint="eastAsia"/>
        </w:rPr>
        <w:t>概述</w:t>
      </w:r>
      <w:bookmarkEnd w:id="209"/>
      <w:bookmarkEnd w:id="210"/>
      <w:bookmarkEnd w:id="211"/>
      <w:bookmarkEnd w:id="212"/>
      <w:bookmarkEnd w:id="213"/>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214" w:name="_Toc386548272"/>
      <w:bookmarkStart w:id="215" w:name="_Toc386548411"/>
      <w:bookmarkStart w:id="216" w:name="_Toc386555064"/>
      <w:bookmarkStart w:id="217" w:name="_Toc387068154"/>
      <w:bookmarkStart w:id="218" w:name="_Toc387846144"/>
      <w:r w:rsidRPr="001E28DA">
        <w:rPr>
          <w:rFonts w:hint="eastAsia"/>
        </w:rPr>
        <w:t>位置信息辅助的多路访问方案</w:t>
      </w:r>
      <w:bookmarkEnd w:id="214"/>
      <w:bookmarkEnd w:id="215"/>
      <w:bookmarkEnd w:id="216"/>
      <w:bookmarkEnd w:id="217"/>
      <w:bookmarkEnd w:id="218"/>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65pt;height:17.75pt" o:ole="">
            <v:imagedata r:id="rId46" o:title=""/>
          </v:shape>
          <o:OLEObject Type="Embed" ProgID="Equation.3" ShapeID="_x0000_i1027" DrawAspect="Content" ObjectID="_1462005964" r:id="rId47"/>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9pt;height:14.95pt" o:ole="">
            <v:imagedata r:id="rId48" o:title=""/>
          </v:shape>
          <o:OLEObject Type="Embed" ProgID="Equation.3" ShapeID="_x0000_i1028" DrawAspect="Content" ObjectID="_1462005965" r:id="rId49"/>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75pt;height:17.75pt" o:ole="">
            <v:imagedata r:id="rId50" o:title=""/>
          </v:shape>
          <o:OLEObject Type="Embed" ProgID="Equation.3" ShapeID="_x0000_i1029" DrawAspect="Content" ObjectID="_1462005966" r:id="rId51"/>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5.85pt;height:18.7pt" o:ole="">
            <v:imagedata r:id="rId52" o:title=""/>
          </v:shape>
          <o:OLEObject Type="Embed" ProgID="Equation.3" ShapeID="_x0000_i1030" DrawAspect="Content" ObjectID="_1462005967" r:id="rId53"/>
        </w:object>
      </w:r>
    </w:p>
    <w:p w:rsidR="0093160F" w:rsidRPr="00087856" w:rsidRDefault="0093160F" w:rsidP="00B42359">
      <w:pPr>
        <w:pStyle w:val="a9"/>
        <w:jc w:val="center"/>
      </w:pPr>
      <w:r w:rsidRPr="009F3535">
        <w:rPr>
          <w:position w:val="-28"/>
        </w:rPr>
        <w:object w:dxaOrig="1040" w:dyaOrig="680">
          <v:shape id="_x0000_i1031" type="#_x0000_t75" style="width:51.45pt;height:33.65pt" o:ole="">
            <v:imagedata r:id="rId54" o:title=""/>
          </v:shape>
          <o:OLEObject Type="Embed" ProgID="Equation.3" ShapeID="_x0000_i1031" DrawAspect="Content" ObjectID="_1462005968" r:id="rId55"/>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75pt;height:17.75pt" o:ole="">
            <v:imagedata r:id="rId56" o:title=""/>
          </v:shape>
          <o:OLEObject Type="Embed" ProgID="Equation.3" ShapeID="_x0000_i1032" DrawAspect="Content" ObjectID="_1462005969" r:id="rId57"/>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25pt;height:17.75pt" o:ole="">
            <v:imagedata r:id="rId58" o:title=""/>
          </v:shape>
          <o:OLEObject Type="Embed" ProgID="Equation.3" ShapeID="_x0000_i1033" DrawAspect="Content" ObjectID="_1462005970" r:id="rId59"/>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4.05pt;height:17.75pt" o:ole="">
            <v:imagedata r:id="rId60" o:title=""/>
          </v:shape>
          <o:OLEObject Type="Embed" ProgID="Equation.3" ShapeID="_x0000_i1034" DrawAspect="Content" ObjectID="_1462005971" r:id="rId61"/>
        </w:object>
      </w:r>
      <w:r>
        <w:rPr>
          <w:rFonts w:hint="eastAsia"/>
        </w:rPr>
        <w:t>和</w:t>
      </w:r>
      <w:r w:rsidRPr="002879AB">
        <w:rPr>
          <w:position w:val="-10"/>
        </w:rPr>
        <w:object w:dxaOrig="300" w:dyaOrig="360">
          <v:shape id="_x0000_i1035" type="#_x0000_t75" style="width:14.95pt;height:17.75pt" o:ole="">
            <v:imagedata r:id="rId62" o:title=""/>
          </v:shape>
          <o:OLEObject Type="Embed" ProgID="Equation.3" ShapeID="_x0000_i1035" DrawAspect="Content" ObjectID="_1462005972" r:id="rId63"/>
        </w:object>
      </w:r>
      <w:r>
        <w:rPr>
          <w:rFonts w:hint="eastAsia"/>
        </w:rPr>
        <w:t>是随机变量</w:t>
      </w:r>
      <w:r w:rsidRPr="002879AB">
        <w:rPr>
          <w:position w:val="-4"/>
        </w:rPr>
        <w:object w:dxaOrig="279" w:dyaOrig="300">
          <v:shape id="_x0000_i1036" type="#_x0000_t75" style="width:14.05pt;height:14.95pt" o:ole="">
            <v:imagedata r:id="rId64" o:title=""/>
          </v:shape>
          <o:OLEObject Type="Embed" ProgID="Equation.3" ShapeID="_x0000_i1036" DrawAspect="Content" ObjectID="_1462005973" r:id="rId65"/>
        </w:object>
      </w:r>
      <w:r>
        <w:rPr>
          <w:rFonts w:hint="eastAsia"/>
        </w:rPr>
        <w:t>、</w:t>
      </w:r>
      <w:r w:rsidRPr="002879AB">
        <w:rPr>
          <w:position w:val="-4"/>
        </w:rPr>
        <w:object w:dxaOrig="320" w:dyaOrig="300">
          <v:shape id="_x0000_i1037" type="#_x0000_t75" style="width:15.9pt;height:14.95pt" o:ole="">
            <v:imagedata r:id="rId66" o:title=""/>
          </v:shape>
          <o:OLEObject Type="Embed" ProgID="Equation.3" ShapeID="_x0000_i1037" DrawAspect="Content" ObjectID="_1462005974" r:id="rId67"/>
        </w:object>
      </w:r>
      <w:r>
        <w:rPr>
          <w:rFonts w:hint="eastAsia"/>
        </w:rPr>
        <w:t>对应的值。</w:t>
      </w:r>
    </w:p>
    <w:p w:rsidR="0093160F" w:rsidRDefault="0093160F" w:rsidP="00952BD6">
      <w:pPr>
        <w:pStyle w:val="a1"/>
        <w:spacing w:before="156" w:after="156"/>
      </w:pPr>
      <w:bookmarkStart w:id="219" w:name="_Toc386548273"/>
      <w:bookmarkStart w:id="220" w:name="_Toc386548412"/>
      <w:bookmarkStart w:id="221" w:name="_Toc386555065"/>
      <w:bookmarkStart w:id="222" w:name="_Toc387068155"/>
      <w:bookmarkStart w:id="223" w:name="_Toc387846145"/>
      <w:r w:rsidRPr="00F04AAF">
        <w:rPr>
          <w:rFonts w:hint="eastAsia"/>
        </w:rPr>
        <w:t>冲突概率和</w:t>
      </w:r>
      <w:r>
        <w:rPr>
          <w:rFonts w:hint="eastAsia"/>
        </w:rPr>
        <w:t>吞吐量</w:t>
      </w:r>
      <w:bookmarkEnd w:id="219"/>
      <w:bookmarkEnd w:id="220"/>
      <w:bookmarkEnd w:id="221"/>
      <w:bookmarkEnd w:id="222"/>
      <w:bookmarkEnd w:id="223"/>
    </w:p>
    <w:p w:rsidR="0093160F" w:rsidRPr="00DD5AF2" w:rsidRDefault="0093160F" w:rsidP="00952BD6">
      <w:pPr>
        <w:pStyle w:val="a2"/>
        <w:spacing w:before="156" w:after="156"/>
      </w:pPr>
      <w:bookmarkStart w:id="224" w:name="_Toc386555066"/>
      <w:bookmarkStart w:id="225" w:name="_Toc387068156"/>
      <w:bookmarkStart w:id="226" w:name="_Toc387846146"/>
      <w:r w:rsidRPr="00F04AAF">
        <w:rPr>
          <w:rFonts w:hint="eastAsia"/>
        </w:rPr>
        <w:t>冲突概率</w:t>
      </w:r>
      <w:bookmarkEnd w:id="224"/>
      <w:bookmarkEnd w:id="225"/>
      <w:bookmarkEnd w:id="226"/>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75pt" o:ole="">
            <v:imagedata r:id="rId68" o:title=""/>
          </v:shape>
          <o:OLEObject Type="Embed" ProgID="Equation.3" ShapeID="_x0000_i1038" DrawAspect="Content" ObjectID="_1462005975" r:id="rId69"/>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5pt;height:17.75pt" o:ole="">
            <v:imagedata r:id="rId70" o:title=""/>
          </v:shape>
          <o:OLEObject Type="Embed" ProgID="Equation.3" ShapeID="_x0000_i1039" DrawAspect="Content" ObjectID="_1462005976" r:id="rId71"/>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75pt;height:17.75pt" o:ole="">
            <v:imagedata r:id="rId72" o:title=""/>
          </v:shape>
          <o:OLEObject Type="Embed" ProgID="Equation.3" ShapeID="_x0000_i1040" DrawAspect="Content" ObjectID="_1462005977" r:id="rId73"/>
        </w:object>
      </w:r>
      <w:r>
        <w:rPr>
          <w:rFonts w:hint="eastAsia"/>
        </w:rPr>
        <w:t>、</w:t>
      </w:r>
      <w:r w:rsidRPr="00F543FF">
        <w:rPr>
          <w:position w:val="-12"/>
        </w:rPr>
        <w:object w:dxaOrig="360" w:dyaOrig="360">
          <v:shape id="_x0000_i1041" type="#_x0000_t75" style="width:17.75pt;height:17.75pt" o:ole="">
            <v:imagedata r:id="rId74" o:title=""/>
          </v:shape>
          <o:OLEObject Type="Embed" ProgID="Equation.3" ShapeID="_x0000_i1041" DrawAspect="Content" ObjectID="_1462005978" r:id="rId75"/>
        </w:object>
      </w:r>
      <w:r>
        <w:rPr>
          <w:rFonts w:hint="eastAsia"/>
        </w:rPr>
        <w:t>、</w:t>
      </w:r>
      <w:r w:rsidRPr="00F543FF">
        <w:rPr>
          <w:position w:val="-12"/>
        </w:rPr>
        <w:object w:dxaOrig="420" w:dyaOrig="360">
          <v:shape id="_x0000_i1042" type="#_x0000_t75" style="width:21.5pt;height:17.75pt" o:ole="">
            <v:imagedata r:id="rId70" o:title=""/>
          </v:shape>
          <o:OLEObject Type="Embed" ProgID="Equation.3" ShapeID="_x0000_i1042" DrawAspect="Content" ObjectID="_1462005979" r:id="rId76"/>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w:t>
      </w:r>
      <w:proofErr w:type="gramStart"/>
      <w:r>
        <w:rPr>
          <w:rFonts w:hint="eastAsia"/>
        </w:rPr>
        <w:t>总共会</w:t>
      </w:r>
      <w:proofErr w:type="gramEnd"/>
      <w:r>
        <w:rPr>
          <w:rFonts w:hint="eastAsia"/>
        </w:rPr>
        <w:t>出现</w:t>
      </w:r>
      <w:r>
        <w:rPr>
          <w:rFonts w:hint="eastAsia"/>
        </w:rPr>
        <w:t>N*M</w:t>
      </w:r>
      <w:proofErr w:type="gramStart"/>
      <w:r>
        <w:rPr>
          <w:rFonts w:hint="eastAsia"/>
        </w:rPr>
        <w:t>个</w:t>
      </w:r>
      <w:proofErr w:type="gramEnd"/>
      <w:r>
        <w:rPr>
          <w:rFonts w:hint="eastAsia"/>
        </w:rPr>
        <w:t>未知参数，</w:t>
      </w:r>
      <w:r w:rsidRPr="005520BA">
        <w:rPr>
          <w:position w:val="-14"/>
        </w:rPr>
        <w:object w:dxaOrig="320" w:dyaOrig="380">
          <v:shape id="_x0000_i1043" type="#_x0000_t75" style="width:15.9pt;height:18.7pt" o:ole="">
            <v:imagedata r:id="rId78" o:title=""/>
          </v:shape>
          <o:OLEObject Type="Embed" ProgID="Equation.3" ShapeID="_x0000_i1043" DrawAspect="Content" ObjectID="_1462005980" r:id="rId79"/>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9pt;height:18.7pt" o:ole="">
            <v:imagedata r:id="rId78" o:title=""/>
          </v:shape>
          <o:OLEObject Type="Embed" ProgID="Equation.3" ShapeID="_x0000_i1044" DrawAspect="Content" ObjectID="_1462005981" r:id="rId80"/>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6pt;height:18.7pt" o:ole="">
            <v:imagedata r:id="rId81" o:title=""/>
          </v:shape>
          <o:OLEObject Type="Embed" ProgID="Equation.3" ShapeID="_x0000_i1045" DrawAspect="Content" ObjectID="_1462005982" r:id="rId82"/>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1</w:t>
      </w:r>
      <w:r w:rsidR="009B28B4">
        <w:fldChar w:fldCharType="end"/>
      </w:r>
    </w:p>
    <w:p w:rsidR="0093160F" w:rsidRDefault="0093160F" w:rsidP="00E13855">
      <w:pPr>
        <w:pStyle w:val="a9"/>
        <w:jc w:val="center"/>
      </w:pPr>
      <w:r w:rsidRPr="00F04758">
        <w:rPr>
          <w:position w:val="-176"/>
        </w:rPr>
        <w:object w:dxaOrig="7440" w:dyaOrig="3640">
          <v:shape id="_x0000_i1046" type="#_x0000_t75" style="width:366.55pt;height:179.55pt" o:ole="">
            <v:imagedata r:id="rId83" o:title=""/>
          </v:shape>
          <o:OLEObject Type="Embed" ProgID="Equation.3" ShapeID="_x0000_i1046" DrawAspect="Content" ObjectID="_1462005983" r:id="rId84"/>
        </w:object>
      </w:r>
    </w:p>
    <w:p w:rsidR="0093160F" w:rsidRDefault="0093160F" w:rsidP="00E13855">
      <w:pPr>
        <w:pStyle w:val="a9"/>
        <w:jc w:val="center"/>
      </w:pPr>
      <w:bookmarkStart w:id="227" w:name="_Ref384026721"/>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2</w:t>
      </w:r>
      <w:r w:rsidR="009B28B4">
        <w:fldChar w:fldCharType="end"/>
      </w:r>
      <w:bookmarkEnd w:id="227"/>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9pt;height:17.75pt" o:ole="">
            <v:imagedata r:id="rId85" o:title=""/>
          </v:shape>
          <o:OLEObject Type="Embed" ProgID="Equation.3" ShapeID="_x0000_i1047" DrawAspect="Content" ObjectID="_1462005984" r:id="rId86"/>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5pt;height:17.75pt" o:ole="">
            <v:imagedata r:id="rId87" o:title=""/>
          </v:shape>
          <o:OLEObject Type="Embed" ProgID="Equation.3" ShapeID="_x0000_i1048" DrawAspect="Content" ObjectID="_1462005985" r:id="rId88"/>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4.05pt;height:17.75pt" o:ole="">
            <v:imagedata r:id="rId89" o:title=""/>
          </v:shape>
          <o:OLEObject Type="Embed" ProgID="Equation.3" ShapeID="_x0000_i1049" DrawAspect="Content" ObjectID="_1462005986" r:id="rId90"/>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r w:rsidR="00443D18">
        <w:fldChar w:fldCharType="begin"/>
      </w:r>
      <w:r w:rsidR="00443D18">
        <w:instrText xml:space="preserve"> REF _Ref384026721 \h  \* MERGEFORMAT </w:instrText>
      </w:r>
      <w:r w:rsidR="00443D18">
        <w:fldChar w:fldCharType="separate"/>
      </w:r>
      <w:r w:rsidR="000A5B6A">
        <w:rPr>
          <w:rFonts w:hint="eastAsia"/>
        </w:rPr>
        <w:t>式</w:t>
      </w:r>
      <w:r w:rsidR="000A5B6A">
        <w:rPr>
          <w:rFonts w:hint="eastAsia"/>
        </w:rPr>
        <w:t xml:space="preserve"> </w:t>
      </w:r>
      <w:r w:rsidR="000A5B6A">
        <w:t>2</w:t>
      </w:r>
      <w:r w:rsidR="00443D18">
        <w:fldChar w:fldCharType="end"/>
      </w:r>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8pt;height:36.45pt" o:ole="">
            <v:imagedata r:id="rId91" o:title=""/>
          </v:shape>
          <o:OLEObject Type="Embed" ProgID="Equation.3" ShapeID="_x0000_i1050" DrawAspect="Content" ObjectID="_1462005987" r:id="rId92"/>
        </w:object>
      </w:r>
      <w:r>
        <w:rPr>
          <w:rFonts w:ascii="Cambria Math" w:hAnsi="Cambria Math" w:cs="Cambria Math" w:hint="eastAsia"/>
        </w:rPr>
        <w:t xml:space="preserve">       </w:t>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3</w:t>
      </w:r>
      <w:r w:rsidR="009B28B4">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6pt;height:17.75pt" o:ole="">
            <v:imagedata r:id="rId93" o:title=""/>
          </v:shape>
          <o:OLEObject Type="Embed" ProgID="Equation.3" ShapeID="_x0000_i1051" DrawAspect="Content" ObjectID="_1462005988" r:id="rId94"/>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4</w:t>
      </w:r>
      <w:r w:rsidR="009B28B4">
        <w:fldChar w:fldCharType="end"/>
      </w:r>
    </w:p>
    <w:bookmarkStart w:id="228" w:name="_Ref384027236"/>
    <w:p w:rsidR="0093160F" w:rsidRDefault="0093160F" w:rsidP="00E13855">
      <w:pPr>
        <w:pStyle w:val="a9"/>
        <w:jc w:val="center"/>
      </w:pPr>
      <w:r w:rsidRPr="00E05D46">
        <w:rPr>
          <w:position w:val="-46"/>
        </w:rPr>
        <w:object w:dxaOrig="3840" w:dyaOrig="859">
          <v:shape id="_x0000_i1052" type="#_x0000_t75" style="width:190.75pt;height:43pt" o:ole="">
            <v:imagedata r:id="rId95" o:title=""/>
          </v:shape>
          <o:OLEObject Type="Embed" ProgID="Equation.3" ShapeID="_x0000_i1052" DrawAspect="Content" ObjectID="_1462005989" r:id="rId96"/>
        </w:object>
      </w:r>
      <w:r>
        <w:rPr>
          <w:rFonts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5</w:t>
      </w:r>
      <w:r w:rsidR="009B28B4">
        <w:fldChar w:fldCharType="end"/>
      </w:r>
      <w:bookmarkEnd w:id="228"/>
    </w:p>
    <w:p w:rsidR="0093160F" w:rsidRPr="00087856" w:rsidRDefault="0093160F" w:rsidP="00E13855">
      <w:pPr>
        <w:pStyle w:val="a9"/>
        <w:jc w:val="center"/>
      </w:pPr>
      <w:r w:rsidRPr="00E05D46">
        <w:rPr>
          <w:position w:val="-24"/>
        </w:rPr>
        <w:object w:dxaOrig="2820" w:dyaOrig="620">
          <v:shape id="_x0000_i1053" type="#_x0000_t75" style="width:140.25pt;height:30.85pt" o:ole="">
            <v:imagedata r:id="rId97" o:title=""/>
          </v:shape>
          <o:OLEObject Type="Embed" ProgID="Equation.3" ShapeID="_x0000_i1053" DrawAspect="Content" ObjectID="_1462005990" r:id="rId98"/>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6</w:t>
      </w:r>
      <w:r w:rsidR="009B28B4">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75pt" o:ole="">
            <v:imagedata r:id="rId99" o:title=""/>
          </v:shape>
          <o:OLEObject Type="Embed" ProgID="Equation.3" ShapeID="_x0000_i1054" DrawAspect="Content" ObjectID="_1462005991" r:id="rId100"/>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7pt;height:17.75pt" o:ole="">
            <v:imagedata r:id="rId101" o:title=""/>
          </v:shape>
          <o:OLEObject Type="Embed" ProgID="Equation.3" ShapeID="_x0000_i1055" DrawAspect="Content" ObjectID="_1462005992" r:id="rId102"/>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0.85pt;height:17.75pt" o:ole="">
            <v:imagedata r:id="rId103" o:title=""/>
          </v:shape>
          <o:OLEObject Type="Embed" ProgID="Equation.3" ShapeID="_x0000_i1056" DrawAspect="Content" ObjectID="_1462005993" r:id="rId104"/>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29" w:name="_Ref384027212"/>
    <w:p w:rsidR="0093160F" w:rsidRDefault="0093160F" w:rsidP="00E13855">
      <w:pPr>
        <w:pStyle w:val="a9"/>
        <w:jc w:val="center"/>
      </w:pPr>
      <w:r w:rsidRPr="00CE0B60">
        <w:rPr>
          <w:position w:val="-58"/>
        </w:rPr>
        <w:object w:dxaOrig="3560" w:dyaOrig="1280">
          <v:shape id="_x0000_i1057" type="#_x0000_t75" style="width:177.65pt;height:63.6pt" o:ole="">
            <v:imagedata r:id="rId105" o:title=""/>
          </v:shape>
          <o:OLEObject Type="Embed" ProgID="Equation.3" ShapeID="_x0000_i1057" DrawAspect="Content" ObjectID="_1462005994" r:id="rId106"/>
        </w:object>
      </w:r>
      <w:r>
        <w:rPr>
          <w:rFonts w:hint="eastAsia"/>
        </w:rPr>
        <w:tab/>
      </w:r>
      <w:r>
        <w:rPr>
          <w:rFonts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7</w:t>
      </w:r>
      <w:r w:rsidR="009B28B4">
        <w:fldChar w:fldCharType="end"/>
      </w:r>
      <w:bookmarkEnd w:id="229"/>
    </w:p>
    <w:p w:rsidR="0093160F" w:rsidRPr="00396694" w:rsidRDefault="0093160F" w:rsidP="00952BD6">
      <w:pPr>
        <w:pStyle w:val="a2"/>
        <w:spacing w:before="156" w:after="156"/>
      </w:pPr>
      <w:bookmarkStart w:id="230" w:name="_Toc386555067"/>
      <w:bookmarkStart w:id="231" w:name="_Toc387068157"/>
      <w:bookmarkStart w:id="232" w:name="_Toc387846147"/>
      <w:r>
        <w:rPr>
          <w:rFonts w:hint="eastAsia"/>
        </w:rPr>
        <w:t>吞吐量</w:t>
      </w:r>
      <w:bookmarkEnd w:id="230"/>
      <w:bookmarkEnd w:id="231"/>
      <w:bookmarkEnd w:id="232"/>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7.55pt;height:30.85pt" o:ole="">
            <v:imagedata r:id="rId107" o:title=""/>
          </v:shape>
          <o:OLEObject Type="Embed" ProgID="Equation.3" ShapeID="_x0000_i1058" DrawAspect="Content" ObjectID="_1462005995" r:id="rId108"/>
        </w:object>
      </w:r>
      <w:r>
        <w:rPr>
          <w:rFonts w:hint="eastAsia"/>
        </w:rPr>
        <w:tab/>
      </w:r>
      <w:r>
        <w:rPr>
          <w:rFonts w:hint="eastAsia"/>
        </w:rPr>
        <w:tab/>
      </w:r>
      <w:r>
        <w:rPr>
          <w:rFonts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8</w:t>
      </w:r>
      <w:r w:rsidR="009B28B4">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4pt;height:17.75pt" o:ole="">
            <v:imagedata r:id="rId109" o:title=""/>
          </v:shape>
          <o:OLEObject Type="Embed" ProgID="Equation.3" ShapeID="_x0000_i1059" DrawAspect="Content" ObjectID="_1462005996" r:id="rId110"/>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0.85pt;height:17.75pt" o:ole="">
            <v:imagedata r:id="rId111" o:title=""/>
          </v:shape>
          <o:OLEObject Type="Embed" ProgID="Equation.3" ShapeID="_x0000_i1060" DrawAspect="Content" ObjectID="_1462005997" r:id="rId112"/>
        </w:object>
      </w:r>
      <w:r>
        <w:rPr>
          <w:rFonts w:hint="eastAsia"/>
        </w:rPr>
        <w:t>表示一个车载终端节点访问时隙时的冲突概率。</w:t>
      </w:r>
    </w:p>
    <w:p w:rsidR="0093160F" w:rsidRPr="00DE0082" w:rsidRDefault="0093160F" w:rsidP="00952BD6">
      <w:pPr>
        <w:pStyle w:val="a1"/>
        <w:spacing w:before="156" w:after="156"/>
      </w:pPr>
      <w:bookmarkStart w:id="233" w:name="_Toc386548274"/>
      <w:bookmarkStart w:id="234" w:name="_Toc386548413"/>
      <w:bookmarkStart w:id="235" w:name="_Toc386555068"/>
      <w:bookmarkStart w:id="236" w:name="_Toc387068158"/>
      <w:bookmarkStart w:id="237" w:name="_Toc387846148"/>
      <w:r>
        <w:rPr>
          <w:rFonts w:hint="eastAsia"/>
        </w:rPr>
        <w:lastRenderedPageBreak/>
        <w:t>建模求解</w:t>
      </w:r>
      <w:bookmarkEnd w:id="233"/>
      <w:bookmarkEnd w:id="234"/>
      <w:bookmarkEnd w:id="235"/>
      <w:bookmarkEnd w:id="236"/>
      <w:bookmarkEnd w:id="237"/>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1.95pt;height:43pt" o:ole="">
            <v:imagedata r:id="rId113" o:title=""/>
          </v:shape>
          <o:OLEObject Type="Embed" ProgID="Equation.3" ShapeID="_x0000_i1061" DrawAspect="Content" ObjectID="_1462005998" r:id="rId114"/>
        </w:object>
      </w:r>
      <w:r>
        <w:rPr>
          <w:rFonts w:hint="eastAsia"/>
        </w:rPr>
        <w:tab/>
      </w:r>
      <w:r>
        <w:rPr>
          <w:rFonts w:hint="eastAsia"/>
        </w:rPr>
        <w:tab/>
      </w:r>
      <w:r>
        <w:rPr>
          <w:rFonts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9</w:t>
      </w:r>
      <w:r w:rsidR="009B28B4">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3pt;height:17.75pt" o:ole="">
            <v:imagedata r:id="rId115" o:title=""/>
          </v:shape>
          <o:OLEObject Type="Embed" ProgID="Equation.3" ShapeID="_x0000_i1062" DrawAspect="Content" ObjectID="_1462005999" r:id="rId116"/>
        </w:object>
      </w:r>
      <w:r w:rsidRPr="0007744E">
        <w:rPr>
          <w:position w:val="-6"/>
        </w:rPr>
        <w:object w:dxaOrig="340" w:dyaOrig="240">
          <v:shape id="_x0000_i1063" type="#_x0000_t75" style="width:17.75pt;height:12.15pt" o:ole="">
            <v:imagedata r:id="rId117" o:title=""/>
          </v:shape>
          <o:OLEObject Type="Embed" ProgID="Equation.3" ShapeID="_x0000_i1063" DrawAspect="Content" ObjectID="_1462006000" r:id="rId118"/>
        </w:object>
      </w:r>
      <w:r w:rsidRPr="00CE172C">
        <w:rPr>
          <w:position w:val="-48"/>
        </w:rPr>
        <w:object w:dxaOrig="4540" w:dyaOrig="1080">
          <v:shape id="_x0000_i1064" type="#_x0000_t75" style="width:227.2pt;height:54.25pt" o:ole="">
            <v:imagedata r:id="rId119" o:title=""/>
          </v:shape>
          <o:OLEObject Type="Embed" ProgID="Equation.3" ShapeID="_x0000_i1064" DrawAspect="Content" ObjectID="_1462006001" r:id="rId12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10</w:t>
      </w:r>
      <w:r w:rsidR="009B28B4">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38" w:name="_Toc386548275"/>
      <w:bookmarkStart w:id="239" w:name="_Toc386548414"/>
      <w:bookmarkStart w:id="240" w:name="_Toc386555069"/>
      <w:bookmarkStart w:id="241" w:name="_Toc387068159"/>
      <w:bookmarkStart w:id="242" w:name="_Toc387846149"/>
      <w:r w:rsidRPr="00DF299F">
        <w:rPr>
          <w:rFonts w:hint="eastAsia"/>
        </w:rPr>
        <w:t>仿真结果</w:t>
      </w:r>
      <w:bookmarkEnd w:id="238"/>
      <w:bookmarkEnd w:id="239"/>
      <w:bookmarkEnd w:id="240"/>
      <w:bookmarkEnd w:id="241"/>
      <w:bookmarkEnd w:id="242"/>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w:t>
      </w:r>
      <w:proofErr w:type="gramStart"/>
      <w:r w:rsidR="00B36822">
        <w:rPr>
          <w:rFonts w:hint="eastAsia"/>
        </w:rPr>
        <w:t>车载在</w:t>
      </w:r>
      <w:proofErr w:type="gramEnd"/>
      <w:r w:rsidR="00B36822">
        <w:rPr>
          <w:rFonts w:hint="eastAsia"/>
        </w:rPr>
        <w:t>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75pt" o:ole="">
            <v:imagedata r:id="rId121" o:title=""/>
          </v:shape>
          <o:OLEObject Type="Embed" ProgID="Equation.3" ShapeID="_x0000_i1065" DrawAspect="Content" ObjectID="_1462006002" r:id="rId122"/>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75pt" o:ole="">
            <v:imagedata r:id="rId123" o:title=""/>
          </v:shape>
          <o:OLEObject Type="Embed" ProgID="Equation.3" ShapeID="_x0000_i1066" DrawAspect="Content" ObjectID="_1462006003" r:id="rId124"/>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75pt" o:ole="">
            <v:imagedata r:id="rId125" o:title=""/>
          </v:shape>
          <o:OLEObject Type="Embed" ProgID="Equation.3" ShapeID="_x0000_i1067" DrawAspect="Content" ObjectID="_1462006004" r:id="rId126"/>
        </w:object>
      </w:r>
      <w:r w:rsidR="00B36822">
        <w:rPr>
          <w:rFonts w:hint="eastAsia"/>
        </w:rPr>
        <w:t>值代表了道路上比较少的车，大的</w:t>
      </w:r>
      <w:r w:rsidR="00B36822" w:rsidRPr="008B32DD">
        <w:rPr>
          <w:position w:val="-12"/>
        </w:rPr>
        <w:object w:dxaOrig="300" w:dyaOrig="360">
          <v:shape id="_x0000_i1068" type="#_x0000_t75" style="width:14.95pt;height:17.75pt" o:ole="">
            <v:imagedata r:id="rId127" o:title=""/>
          </v:shape>
          <o:OLEObject Type="Embed" ProgID="Equation.3" ShapeID="_x0000_i1068" DrawAspect="Content" ObjectID="_1462006005" r:id="rId128"/>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3.95pt;height:17.75pt" o:ole="">
            <v:imagedata r:id="rId129" o:title=""/>
          </v:shape>
          <o:OLEObject Type="Embed" ProgID="Equation.3" ShapeID="_x0000_i1069" DrawAspect="Content" ObjectID="_1462006006" r:id="rId130"/>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31"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43"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43"/>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3.95pt;height:17.75pt" o:ole="">
            <v:imagedata r:id="rId129" o:title=""/>
          </v:shape>
          <o:OLEObject Type="Embed" ProgID="Equation.3" ShapeID="_x0000_i1070" DrawAspect="Content" ObjectID="_1462006007" r:id="rId132"/>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9pt;height:17.75pt" o:ole="">
            <v:imagedata r:id="rId133" o:title=""/>
          </v:shape>
          <o:OLEObject Type="Embed" ProgID="Equation.3" ShapeID="_x0000_i1071" DrawAspect="Content" ObjectID="_1462006008" r:id="rId134"/>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5"/>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3.95pt;height:17.75pt" o:ole="">
            <v:imagedata r:id="rId129" o:title=""/>
          </v:shape>
          <o:OLEObject Type="Embed" ProgID="Equation.3" ShapeID="_x0000_i1072" DrawAspect="Content" ObjectID="_1462006009" r:id="rId136"/>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3.95pt;height:17.75pt" o:ole="">
            <v:imagedata r:id="rId137" o:title=""/>
          </v:shape>
          <o:OLEObject Type="Embed" ProgID="Equation.3" ShapeID="_x0000_i1073" DrawAspect="Content" ObjectID="_1462006010" r:id="rId138"/>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9"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44" w:name="_Ref384043762"/>
      <w:r>
        <w:rPr>
          <w:rFonts w:hint="eastAsia"/>
        </w:rPr>
        <w:t>图</w:t>
      </w:r>
      <w:bookmarkEnd w:id="244"/>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3.95pt;height:17.75pt" o:ole="">
            <v:imagedata r:id="rId137" o:title=""/>
          </v:shape>
          <o:OLEObject Type="Embed" ProgID="Equation.3" ShapeID="_x0000_i1074" DrawAspect="Content" ObjectID="_1462006011" r:id="rId140"/>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3.95pt;height:17.75pt" o:ole="">
            <v:imagedata r:id="rId129" o:title=""/>
          </v:shape>
          <o:OLEObject Type="Embed" ProgID="Equation.3" ShapeID="_x0000_i1075" DrawAspect="Content" ObjectID="_1462006012" r:id="rId141"/>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2"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45" w:name="_Ref384044129"/>
      <w:r>
        <w:rPr>
          <w:rFonts w:hint="eastAsia"/>
        </w:rPr>
        <w:t>图</w:t>
      </w:r>
      <w:bookmarkEnd w:id="245"/>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3.95pt;height:17.75pt" o:ole="">
            <v:imagedata r:id="rId137" o:title=""/>
          </v:shape>
          <o:OLEObject Type="Embed" ProgID="Equation.3" ShapeID="_x0000_i1076" DrawAspect="Content" ObjectID="_1462006013" r:id="rId143"/>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3.95pt;height:17.75pt" o:ole="">
            <v:imagedata r:id="rId129" o:title=""/>
          </v:shape>
          <o:OLEObject Type="Embed" ProgID="Equation.3" ShapeID="_x0000_i1077" DrawAspect="Content" ObjectID="_1462006014" r:id="rId144"/>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75pt" o:ole="">
            <v:imagedata r:id="rId145" o:title=""/>
          </v:shape>
          <o:OLEObject Type="Embed" ProgID="Equation.3" ShapeID="_x0000_i1078" DrawAspect="Content" ObjectID="_1462006015" r:id="rId146"/>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46" w:name="_Toc383941343"/>
      <w:bookmarkStart w:id="247" w:name="_Toc383941790"/>
      <w:bookmarkStart w:id="248" w:name="_Toc383962686"/>
      <w:bookmarkStart w:id="249" w:name="_Toc386548276"/>
      <w:bookmarkStart w:id="250" w:name="_Toc386548415"/>
      <w:bookmarkStart w:id="251" w:name="_Toc386555070"/>
      <w:bookmarkStart w:id="252" w:name="_Toc387068160"/>
      <w:bookmarkStart w:id="253" w:name="_Toc387846150"/>
      <w:r>
        <w:rPr>
          <w:rFonts w:hint="eastAsia"/>
        </w:rPr>
        <w:t>本章小结</w:t>
      </w:r>
      <w:bookmarkEnd w:id="246"/>
      <w:bookmarkEnd w:id="247"/>
      <w:bookmarkEnd w:id="248"/>
      <w:bookmarkEnd w:id="249"/>
      <w:bookmarkEnd w:id="250"/>
      <w:bookmarkEnd w:id="251"/>
      <w:bookmarkEnd w:id="252"/>
      <w:bookmarkEnd w:id="253"/>
    </w:p>
    <w:p w:rsidR="00A85F99" w:rsidRDefault="004C733E" w:rsidP="00A85F99">
      <w:pPr>
        <w:pStyle w:val="a9"/>
        <w:sectPr w:rsidR="00A85F99" w:rsidSect="00EA7DCF">
          <w:footerReference w:type="default" r:id="rId147"/>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54" w:name="_Toc383941791"/>
      <w:bookmarkStart w:id="255" w:name="_Toc383962687"/>
      <w:bookmarkStart w:id="256" w:name="_Toc386548277"/>
      <w:bookmarkStart w:id="257" w:name="_Toc386548416"/>
      <w:bookmarkStart w:id="258" w:name="_Toc386555071"/>
      <w:bookmarkStart w:id="259" w:name="_Toc387068161"/>
      <w:bookmarkStart w:id="260" w:name="_Toc387846151"/>
      <w:r>
        <w:rPr>
          <w:rFonts w:hint="eastAsia"/>
        </w:rPr>
        <w:lastRenderedPageBreak/>
        <w:t>总结与展望</w:t>
      </w:r>
      <w:bookmarkEnd w:id="254"/>
      <w:bookmarkEnd w:id="255"/>
      <w:bookmarkEnd w:id="256"/>
      <w:bookmarkEnd w:id="257"/>
      <w:bookmarkEnd w:id="258"/>
      <w:bookmarkEnd w:id="259"/>
      <w:bookmarkEnd w:id="260"/>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61" w:name="_Toc387068162"/>
      <w:bookmarkStart w:id="262" w:name="_Toc387846152"/>
      <w:commentRangeStart w:id="263"/>
      <w:r>
        <w:rPr>
          <w:rFonts w:hint="eastAsia"/>
        </w:rPr>
        <w:lastRenderedPageBreak/>
        <w:t>参考文献</w:t>
      </w:r>
      <w:bookmarkEnd w:id="261"/>
      <w:bookmarkEnd w:id="262"/>
      <w:commentRangeEnd w:id="263"/>
      <w:r w:rsidR="007A64FD">
        <w:rPr>
          <w:rStyle w:val="aff0"/>
          <w:rFonts w:eastAsia="宋体"/>
          <w:bCs w:val="0"/>
          <w:kern w:val="2"/>
        </w:rPr>
        <w:commentReference w:id="263"/>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Pr="007A64FD" w:rsidRDefault="007A1D23" w:rsidP="007A1D23">
      <w:pPr>
        <w:autoSpaceDE w:val="0"/>
        <w:autoSpaceDN w:val="0"/>
        <w:adjustRightInd w:val="0"/>
        <w:jc w:val="left"/>
        <w:rPr>
          <w:rFonts w:ascii="宋体" w:cs="宋体"/>
          <w:kern w:val="0"/>
          <w:sz w:val="20"/>
          <w:szCs w:val="20"/>
        </w:rPr>
      </w:pPr>
      <w:r w:rsidRPr="007A64FD">
        <w:rPr>
          <w:rFonts w:ascii="宋体" w:cs="宋体"/>
          <w:kern w:val="0"/>
          <w:sz w:val="20"/>
          <w:szCs w:val="20"/>
        </w:rPr>
        <w:t>[7]</w:t>
      </w:r>
      <w:r w:rsidRPr="007A64FD">
        <w:rPr>
          <w:rFonts w:ascii="宋体" w:cs="宋体"/>
          <w:kern w:val="0"/>
          <w:sz w:val="20"/>
          <w:szCs w:val="20"/>
        </w:rPr>
        <w:tab/>
        <w:t xml:space="preserve">Grafling, Sebastian, Petri Mahonen, Janne Riihijarvi. </w:t>
      </w:r>
      <w:proofErr w:type="gramStart"/>
      <w:r w:rsidRPr="007A64FD">
        <w:rPr>
          <w:rFonts w:ascii="宋体" w:cs="宋体"/>
          <w:kern w:val="0"/>
          <w:sz w:val="20"/>
          <w:szCs w:val="20"/>
        </w:rPr>
        <w:t>Performance evaluation of IEEE 1609 WAVE and IEEE 802.11 p for vehicular communications.</w:t>
      </w:r>
      <w:proofErr w:type="gramEnd"/>
      <w:r w:rsidRPr="007A64FD">
        <w:rPr>
          <w:rFonts w:ascii="宋体" w:cs="宋体"/>
          <w:kern w:val="0"/>
          <w:sz w:val="20"/>
          <w:szCs w:val="20"/>
        </w:rPr>
        <w:t xml:space="preserve"> </w:t>
      </w:r>
      <w:proofErr w:type="gramStart"/>
      <w:r w:rsidRPr="007A64FD">
        <w:rPr>
          <w:rFonts w:ascii="宋体" w:cs="宋体"/>
          <w:kern w:val="0"/>
          <w:sz w:val="20"/>
          <w:szCs w:val="20"/>
        </w:rPr>
        <w:t>Ubiquitous and Future Networks (ICUFN), 2010 Second International Conference on.</w:t>
      </w:r>
      <w:proofErr w:type="gramEnd"/>
      <w:r w:rsidRPr="007A64FD">
        <w:rPr>
          <w:rFonts w:ascii="宋体" w:cs="宋体"/>
          <w:kern w:val="0"/>
          <w:sz w:val="20"/>
          <w:szCs w:val="20"/>
        </w:rPr>
        <w:t xml:space="preserve"> </w:t>
      </w:r>
      <w:proofErr w:type="gramStart"/>
      <w:r w:rsidRPr="007A64FD">
        <w:rPr>
          <w:rFonts w:ascii="宋体" w:cs="宋体"/>
          <w:kern w:val="0"/>
          <w:sz w:val="20"/>
          <w:szCs w:val="20"/>
        </w:rPr>
        <w:t>IEEE, 2010.</w:t>
      </w:r>
      <w:proofErr w:type="gramEnd"/>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proofErr w:type="gramStart"/>
      <w:r>
        <w:rPr>
          <w:rFonts w:ascii="宋体" w:cs="宋体" w:hint="eastAsia"/>
          <w:kern w:val="0"/>
          <w:sz w:val="20"/>
          <w:szCs w:val="20"/>
          <w:lang w:val="zh-CN"/>
        </w:rPr>
        <w:t>常促宇</w:t>
      </w:r>
      <w:proofErr w:type="gramEnd"/>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sidRPr="007A64FD">
        <w:rPr>
          <w:rFonts w:ascii="宋体" w:cs="宋体"/>
          <w:kern w:val="0"/>
          <w:sz w:val="20"/>
          <w:szCs w:val="20"/>
        </w:rPr>
        <w:t>[12]</w:t>
      </w:r>
      <w:r w:rsidRPr="007A64FD">
        <w:rPr>
          <w:rFonts w:ascii="宋体" w:cs="宋体"/>
          <w:kern w:val="0"/>
          <w:sz w:val="20"/>
          <w:szCs w:val="20"/>
        </w:rPr>
        <w:tab/>
        <w:t xml:space="preserve">Tsugawa S. The Current Trends and Issues on ITS in Japan: Safety, Energy and Environment. </w:t>
      </w:r>
      <w:r>
        <w:rPr>
          <w:rFonts w:ascii="宋体" w:cs="宋体"/>
          <w:kern w:val="0"/>
          <w:sz w:val="20"/>
          <w:szCs w:val="20"/>
          <w:lang w:val="zh-CN"/>
        </w:rPr>
        <w:t>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Pr="007A64FD" w:rsidRDefault="007A1D23" w:rsidP="007A1D23">
      <w:pPr>
        <w:autoSpaceDE w:val="0"/>
        <w:autoSpaceDN w:val="0"/>
        <w:adjustRightInd w:val="0"/>
        <w:jc w:val="left"/>
        <w:rPr>
          <w:rFonts w:ascii="宋体" w:cs="宋体"/>
          <w:kern w:val="0"/>
          <w:sz w:val="20"/>
          <w:szCs w:val="20"/>
        </w:rPr>
      </w:pPr>
      <w:r w:rsidRPr="007A64FD">
        <w:rPr>
          <w:rFonts w:ascii="宋体" w:cs="宋体"/>
          <w:kern w:val="0"/>
          <w:sz w:val="20"/>
          <w:szCs w:val="20"/>
        </w:rPr>
        <w:t>[21]</w:t>
      </w:r>
      <w:r w:rsidRPr="007A64FD">
        <w:rPr>
          <w:rFonts w:ascii="宋体" w:cs="宋体"/>
          <w:kern w:val="0"/>
          <w:sz w:val="20"/>
          <w:szCs w:val="20"/>
        </w:rPr>
        <w:tab/>
        <w:t xml:space="preserve">S. Eichler. </w:t>
      </w:r>
      <w:proofErr w:type="gramStart"/>
      <w:r w:rsidRPr="007A64FD">
        <w:rPr>
          <w:rFonts w:ascii="宋体" w:cs="宋体"/>
          <w:kern w:val="0"/>
          <w:sz w:val="20"/>
          <w:szCs w:val="20"/>
        </w:rPr>
        <w:t>Performance evaluation of the IEEE 802.11p WAVE communication standard[C].</w:t>
      </w:r>
      <w:proofErr w:type="gramEnd"/>
      <w:r w:rsidRPr="007A64FD">
        <w:rPr>
          <w:rFonts w:ascii="宋体" w:cs="宋体"/>
          <w:kern w:val="0"/>
          <w:sz w:val="20"/>
          <w:szCs w:val="20"/>
        </w:rPr>
        <w:t xml:space="preserve"> Proc. IEEE Vehicular Technology Conf., Baltimore, MD, US, Oct. 2007: 2199-2203</w:t>
      </w:r>
    </w:p>
    <w:p w:rsidR="007A1D23" w:rsidRPr="007A64FD" w:rsidRDefault="007A1D23" w:rsidP="007A1D23">
      <w:pPr>
        <w:autoSpaceDE w:val="0"/>
        <w:autoSpaceDN w:val="0"/>
        <w:adjustRightInd w:val="0"/>
        <w:jc w:val="left"/>
        <w:rPr>
          <w:rFonts w:ascii="宋体" w:cs="宋体"/>
          <w:kern w:val="0"/>
          <w:sz w:val="20"/>
          <w:szCs w:val="20"/>
        </w:rPr>
      </w:pPr>
      <w:r w:rsidRPr="007A64FD">
        <w:rPr>
          <w:rFonts w:ascii="宋体" w:cs="宋体"/>
          <w:kern w:val="0"/>
          <w:sz w:val="20"/>
          <w:szCs w:val="20"/>
        </w:rPr>
        <w:t>[22]</w:t>
      </w:r>
      <w:r w:rsidRPr="007A64FD">
        <w:rPr>
          <w:rFonts w:ascii="宋体" w:cs="宋体"/>
          <w:kern w:val="0"/>
          <w:sz w:val="20"/>
          <w:szCs w:val="20"/>
        </w:rPr>
        <w:tab/>
        <w:t xml:space="preserve">Karagiannis </w:t>
      </w:r>
      <w:proofErr w:type="gramStart"/>
      <w:r w:rsidRPr="007A64FD">
        <w:rPr>
          <w:rFonts w:ascii="宋体" w:cs="宋体"/>
          <w:kern w:val="0"/>
          <w:sz w:val="20"/>
          <w:szCs w:val="20"/>
        </w:rPr>
        <w:t>G..</w:t>
      </w:r>
      <w:proofErr w:type="gramEnd"/>
      <w:r w:rsidRPr="007A64FD">
        <w:rPr>
          <w:rFonts w:ascii="宋体" w:cs="宋体"/>
          <w:kern w:val="0"/>
          <w:sz w:val="20"/>
          <w:szCs w:val="20"/>
        </w:rPr>
        <w:t xml:space="preserve"> Vehicular Networking: A Survey and Tutorial on Requirements, </w:t>
      </w:r>
    </w:p>
    <w:p w:rsidR="007A1D23" w:rsidRPr="007A64FD" w:rsidRDefault="007A1D23" w:rsidP="007A1D23">
      <w:pPr>
        <w:autoSpaceDE w:val="0"/>
        <w:autoSpaceDN w:val="0"/>
        <w:adjustRightInd w:val="0"/>
        <w:jc w:val="left"/>
        <w:rPr>
          <w:rFonts w:ascii="宋体" w:cs="宋体"/>
          <w:kern w:val="0"/>
          <w:sz w:val="20"/>
          <w:szCs w:val="20"/>
        </w:rPr>
      </w:pPr>
      <w:r w:rsidRPr="007A64FD">
        <w:rPr>
          <w:rFonts w:ascii="宋体" w:cs="宋体"/>
          <w:kern w:val="0"/>
          <w:sz w:val="20"/>
          <w:szCs w:val="20"/>
        </w:rPr>
        <w:t>[23]</w:t>
      </w:r>
      <w:r w:rsidRPr="007A64FD">
        <w:rPr>
          <w:rFonts w:ascii="宋体" w:cs="宋体"/>
          <w:kern w:val="0"/>
          <w:sz w:val="20"/>
          <w:szCs w:val="20"/>
        </w:rPr>
        <w:tab/>
        <w:t xml:space="preserve">Architectures, Challenges, Standards and </w:t>
      </w:r>
      <w:proofErr w:type="gramStart"/>
      <w:r w:rsidRPr="007A64FD">
        <w:rPr>
          <w:rFonts w:ascii="宋体" w:cs="宋体"/>
          <w:kern w:val="0"/>
          <w:sz w:val="20"/>
          <w:szCs w:val="20"/>
        </w:rPr>
        <w:t>Solutions[</w:t>
      </w:r>
      <w:proofErr w:type="gramEnd"/>
      <w:r w:rsidRPr="007A64FD">
        <w:rPr>
          <w:rFonts w:ascii="宋体" w:cs="宋体"/>
          <w:kern w:val="0"/>
          <w:sz w:val="20"/>
          <w:szCs w:val="20"/>
        </w:rPr>
        <w:t>J]. Communications Surveys &amp;      Tutorials, IEEE</w:t>
      </w:r>
      <w:proofErr w:type="gramStart"/>
      <w:r w:rsidRPr="007A64FD">
        <w:rPr>
          <w:rFonts w:ascii="宋体" w:cs="宋体"/>
          <w:kern w:val="0"/>
          <w:sz w:val="20"/>
          <w:szCs w:val="20"/>
        </w:rPr>
        <w:t>,Fourth</w:t>
      </w:r>
      <w:proofErr w:type="gramEnd"/>
      <w:r w:rsidRPr="007A64FD">
        <w:rPr>
          <w:rFonts w:ascii="宋体" w:cs="宋体"/>
          <w:kern w:val="0"/>
          <w:sz w:val="20"/>
          <w:szCs w:val="20"/>
        </w:rPr>
        <w:t xml:space="preserve"> Quarter 2011: 584-616</w:t>
      </w:r>
    </w:p>
    <w:p w:rsidR="007A1D23" w:rsidRPr="007A64FD" w:rsidRDefault="007A1D23" w:rsidP="007A1D23">
      <w:pPr>
        <w:autoSpaceDE w:val="0"/>
        <w:autoSpaceDN w:val="0"/>
        <w:adjustRightInd w:val="0"/>
        <w:jc w:val="left"/>
        <w:rPr>
          <w:rFonts w:ascii="宋体" w:cs="宋体"/>
          <w:kern w:val="0"/>
          <w:sz w:val="20"/>
          <w:szCs w:val="20"/>
        </w:rPr>
      </w:pPr>
      <w:r w:rsidRPr="007A64FD">
        <w:rPr>
          <w:rFonts w:ascii="宋体" w:cs="宋体"/>
          <w:kern w:val="0"/>
          <w:sz w:val="20"/>
          <w:szCs w:val="20"/>
        </w:rPr>
        <w:t>[24]</w:t>
      </w:r>
      <w:r w:rsidRPr="007A64FD">
        <w:rPr>
          <w:rFonts w:ascii="宋体" w:cs="宋体"/>
          <w:kern w:val="0"/>
          <w:sz w:val="20"/>
          <w:szCs w:val="20"/>
        </w:rPr>
        <w:tab/>
        <w:t>IEEE 1609 - Family of Standards for Wireless Access in Vehicular Environments (WAVE) [EB/OL]. http://www.standards.its.dot.gov/fact_sheet.asp?f=80</w:t>
      </w:r>
    </w:p>
    <w:p w:rsidR="007A1D23" w:rsidRPr="007A64FD" w:rsidRDefault="007A1D23" w:rsidP="007A1D23">
      <w:pPr>
        <w:autoSpaceDE w:val="0"/>
        <w:autoSpaceDN w:val="0"/>
        <w:adjustRightInd w:val="0"/>
        <w:jc w:val="left"/>
        <w:rPr>
          <w:rFonts w:ascii="宋体" w:cs="宋体"/>
          <w:kern w:val="0"/>
          <w:sz w:val="20"/>
          <w:szCs w:val="20"/>
        </w:rPr>
      </w:pPr>
      <w:r w:rsidRPr="007A64FD">
        <w:rPr>
          <w:rFonts w:ascii="宋体" w:cs="宋体"/>
          <w:kern w:val="0"/>
          <w:sz w:val="20"/>
          <w:szCs w:val="20"/>
        </w:rPr>
        <w:t>[25]</w:t>
      </w:r>
      <w:r w:rsidRPr="007A64FD">
        <w:rPr>
          <w:rFonts w:ascii="宋体" w:cs="宋体"/>
          <w:kern w:val="0"/>
          <w:sz w:val="20"/>
          <w:szCs w:val="20"/>
        </w:rPr>
        <w:tab/>
        <w:t xml:space="preserve">IEEE </w:t>
      </w:r>
      <w:proofErr w:type="gramStart"/>
      <w:r w:rsidRPr="007A64FD">
        <w:rPr>
          <w:rFonts w:ascii="宋体" w:cs="宋体"/>
          <w:kern w:val="0"/>
          <w:sz w:val="20"/>
          <w:szCs w:val="20"/>
        </w:rPr>
        <w:t>Std</w:t>
      </w:r>
      <w:proofErr w:type="gramEnd"/>
      <w:r w:rsidRPr="007A64FD">
        <w:rPr>
          <w:rFonts w:ascii="宋体" w:cs="宋体"/>
          <w:kern w:val="0"/>
          <w:sz w:val="20"/>
          <w:szCs w:val="20"/>
        </w:rPr>
        <w:t xml:space="preserve"> 1609. </w:t>
      </w:r>
      <w:proofErr w:type="gramStart"/>
      <w:r w:rsidRPr="007A64FD">
        <w:rPr>
          <w:rFonts w:ascii="宋体" w:cs="宋体"/>
          <w:kern w:val="0"/>
          <w:sz w:val="20"/>
          <w:szCs w:val="20"/>
        </w:rPr>
        <w:t>0-2012. IEEE Draft Guide for Wireless Access in Vehicular Environments (WAVE) - Architecture.</w:t>
      </w:r>
      <w:proofErr w:type="gramEnd"/>
      <w:r w:rsidRPr="007A64FD">
        <w:rPr>
          <w:rFonts w:ascii="宋体" w:cs="宋体"/>
          <w:kern w:val="0"/>
          <w:sz w:val="20"/>
          <w:szCs w:val="20"/>
        </w:rPr>
        <w:t xml:space="preserve"> IEEE P1609.0/D5[S]. IEEE, 2012</w:t>
      </w:r>
    </w:p>
    <w:p w:rsidR="007A1D23" w:rsidRPr="007A64FD" w:rsidRDefault="007A1D23" w:rsidP="007A1D23">
      <w:pPr>
        <w:autoSpaceDE w:val="0"/>
        <w:autoSpaceDN w:val="0"/>
        <w:adjustRightInd w:val="0"/>
        <w:jc w:val="left"/>
        <w:rPr>
          <w:rFonts w:ascii="宋体" w:cs="宋体"/>
          <w:kern w:val="0"/>
          <w:sz w:val="20"/>
          <w:szCs w:val="20"/>
        </w:rPr>
      </w:pPr>
      <w:r w:rsidRPr="007A64FD">
        <w:rPr>
          <w:rFonts w:ascii="宋体" w:cs="宋体"/>
          <w:kern w:val="0"/>
          <w:sz w:val="20"/>
          <w:szCs w:val="20"/>
        </w:rPr>
        <w:t>[26]</w:t>
      </w:r>
      <w:r w:rsidRPr="007A64FD">
        <w:rPr>
          <w:rFonts w:ascii="宋体" w:cs="宋体"/>
          <w:kern w:val="0"/>
          <w:sz w:val="20"/>
          <w:szCs w:val="20"/>
        </w:rPr>
        <w:tab/>
        <w:t xml:space="preserve">IEEE </w:t>
      </w:r>
      <w:proofErr w:type="gramStart"/>
      <w:r w:rsidRPr="007A64FD">
        <w:rPr>
          <w:rFonts w:ascii="宋体" w:cs="宋体"/>
          <w:kern w:val="0"/>
          <w:sz w:val="20"/>
          <w:szCs w:val="20"/>
        </w:rPr>
        <w:t>Std</w:t>
      </w:r>
      <w:proofErr w:type="gramEnd"/>
      <w:r w:rsidRPr="007A64FD">
        <w:rPr>
          <w:rFonts w:ascii="宋体" w:cs="宋体"/>
          <w:kern w:val="0"/>
          <w:sz w:val="20"/>
          <w:szCs w:val="20"/>
        </w:rPr>
        <w:t xml:space="preserve"> 1609.1 -2006. </w:t>
      </w:r>
      <w:proofErr w:type="gramStart"/>
      <w:r w:rsidRPr="007A64FD">
        <w:rPr>
          <w:rFonts w:ascii="宋体" w:cs="宋体"/>
          <w:kern w:val="0"/>
          <w:sz w:val="20"/>
          <w:szCs w:val="20"/>
        </w:rPr>
        <w:t>IEEE Trial-Use Standard for Wireless Access in Vehicular Environments (WAVE)</w:t>
      </w:r>
      <w:r w:rsidRPr="007A64FD">
        <w:rPr>
          <w:rFonts w:ascii="宋体" w:cs="宋体"/>
          <w:kern w:val="0"/>
          <w:sz w:val="20"/>
          <w:szCs w:val="20"/>
        </w:rPr>
        <w:t>—</w:t>
      </w:r>
      <w:r w:rsidRPr="007A64FD">
        <w:rPr>
          <w:rFonts w:ascii="宋体" w:cs="宋体"/>
          <w:kern w:val="0"/>
          <w:sz w:val="20"/>
          <w:szCs w:val="20"/>
        </w:rPr>
        <w:t>Resource Manager.</w:t>
      </w:r>
      <w:proofErr w:type="gramEnd"/>
      <w:r w:rsidRPr="007A64FD">
        <w:rPr>
          <w:rFonts w:ascii="宋体" w:cs="宋体"/>
          <w:kern w:val="0"/>
          <w:sz w:val="20"/>
          <w:szCs w:val="20"/>
        </w:rPr>
        <w:t xml:space="preserve"> IEEE Vehicular Technology Society (VTS) [S].October 2006</w:t>
      </w:r>
    </w:p>
    <w:p w:rsidR="007A1D23" w:rsidRPr="007A64FD" w:rsidRDefault="007A1D23" w:rsidP="007A1D23">
      <w:pPr>
        <w:autoSpaceDE w:val="0"/>
        <w:autoSpaceDN w:val="0"/>
        <w:adjustRightInd w:val="0"/>
        <w:jc w:val="left"/>
        <w:rPr>
          <w:rFonts w:ascii="宋体" w:cs="宋体"/>
          <w:kern w:val="0"/>
          <w:sz w:val="20"/>
          <w:szCs w:val="20"/>
        </w:rPr>
      </w:pPr>
      <w:r w:rsidRPr="007A64FD">
        <w:rPr>
          <w:rFonts w:ascii="宋体" w:cs="宋体"/>
          <w:kern w:val="0"/>
          <w:sz w:val="20"/>
          <w:szCs w:val="20"/>
        </w:rPr>
        <w:t>[27]</w:t>
      </w:r>
      <w:r w:rsidRPr="007A64FD">
        <w:rPr>
          <w:rFonts w:ascii="宋体" w:cs="宋体"/>
          <w:kern w:val="0"/>
          <w:sz w:val="20"/>
          <w:szCs w:val="20"/>
        </w:rPr>
        <w:tab/>
        <w:t xml:space="preserve">IEEE </w:t>
      </w:r>
      <w:proofErr w:type="gramStart"/>
      <w:r w:rsidRPr="007A64FD">
        <w:rPr>
          <w:rFonts w:ascii="宋体" w:cs="宋体"/>
          <w:kern w:val="0"/>
          <w:sz w:val="20"/>
          <w:szCs w:val="20"/>
        </w:rPr>
        <w:t>Std</w:t>
      </w:r>
      <w:proofErr w:type="gramEnd"/>
      <w:r w:rsidRPr="007A64FD">
        <w:rPr>
          <w:rFonts w:ascii="宋体" w:cs="宋体"/>
          <w:kern w:val="0"/>
          <w:sz w:val="20"/>
          <w:szCs w:val="20"/>
        </w:rPr>
        <w:t xml:space="preserve"> 1609. </w:t>
      </w:r>
      <w:proofErr w:type="gramStart"/>
      <w:r w:rsidRPr="007A64FD">
        <w:rPr>
          <w:rFonts w:ascii="宋体" w:cs="宋体"/>
          <w:kern w:val="0"/>
          <w:sz w:val="20"/>
          <w:szCs w:val="20"/>
        </w:rPr>
        <w:t>3-2010, IEEE Standard for Wireless Access in Vehicular Environments (WAVE)-Networking Services[S].IEEE, 2010.</w:t>
      </w:r>
      <w:proofErr w:type="gramEnd"/>
    </w:p>
    <w:p w:rsidR="007A1D23" w:rsidRPr="007A64FD" w:rsidRDefault="007A1D23" w:rsidP="007A1D23">
      <w:pPr>
        <w:autoSpaceDE w:val="0"/>
        <w:autoSpaceDN w:val="0"/>
        <w:adjustRightInd w:val="0"/>
        <w:jc w:val="left"/>
        <w:rPr>
          <w:rFonts w:ascii="宋体" w:cs="宋体"/>
          <w:kern w:val="0"/>
          <w:sz w:val="20"/>
          <w:szCs w:val="20"/>
        </w:rPr>
      </w:pPr>
      <w:r w:rsidRPr="007A64FD">
        <w:rPr>
          <w:rFonts w:ascii="宋体" w:cs="宋体"/>
          <w:kern w:val="0"/>
          <w:sz w:val="20"/>
          <w:szCs w:val="20"/>
        </w:rPr>
        <w:t>[28]</w:t>
      </w:r>
      <w:r w:rsidRPr="007A64FD">
        <w:rPr>
          <w:rFonts w:ascii="宋体" w:cs="宋体"/>
          <w:kern w:val="0"/>
          <w:sz w:val="20"/>
          <w:szCs w:val="20"/>
        </w:rPr>
        <w:tab/>
        <w:t>IEEE Std 1609. 4-2010</w:t>
      </w:r>
      <w:r w:rsidRPr="007A64FD">
        <w:rPr>
          <w:rFonts w:ascii="宋体" w:cs="宋体" w:hint="eastAsia"/>
          <w:kern w:val="0"/>
          <w:sz w:val="20"/>
          <w:szCs w:val="20"/>
        </w:rPr>
        <w:t>，</w:t>
      </w:r>
      <w:r w:rsidRPr="007A64FD">
        <w:rPr>
          <w:rFonts w:ascii="宋体" w:cs="宋体"/>
          <w:kern w:val="0"/>
          <w:sz w:val="20"/>
          <w:szCs w:val="20"/>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Pr="007A64FD" w:rsidRDefault="007A1D23" w:rsidP="007A1D23">
      <w:pPr>
        <w:autoSpaceDE w:val="0"/>
        <w:autoSpaceDN w:val="0"/>
        <w:adjustRightInd w:val="0"/>
        <w:jc w:val="left"/>
        <w:rPr>
          <w:rFonts w:ascii="宋体" w:cs="宋体"/>
          <w:kern w:val="0"/>
          <w:sz w:val="20"/>
          <w:szCs w:val="20"/>
        </w:rPr>
      </w:pPr>
      <w:r w:rsidRPr="007A64FD">
        <w:rPr>
          <w:rFonts w:ascii="宋体" w:cs="宋体"/>
          <w:kern w:val="0"/>
          <w:sz w:val="20"/>
          <w:szCs w:val="20"/>
        </w:rPr>
        <w:t>[36]</w:t>
      </w:r>
      <w:r w:rsidRPr="007A64FD">
        <w:rPr>
          <w:rFonts w:ascii="宋体" w:cs="宋体"/>
          <w:kern w:val="0"/>
          <w:sz w:val="20"/>
          <w:szCs w:val="20"/>
        </w:rPr>
        <w:tab/>
        <w:t>Yu, Fan, and Subir Biswas. Self-configuring TDMA protocols for enhancing vehicle safety with DSRC based vehicle-to-vehicle communications. IEEE Journal. 2007</w:t>
      </w:r>
      <w:proofErr w:type="gramStart"/>
      <w:r w:rsidRPr="007A64FD">
        <w:rPr>
          <w:rFonts w:ascii="宋体" w:cs="宋体"/>
          <w:kern w:val="0"/>
          <w:sz w:val="20"/>
          <w:szCs w:val="20"/>
        </w:rPr>
        <w:t>,25</w:t>
      </w:r>
      <w:proofErr w:type="gramEnd"/>
    </w:p>
    <w:p w:rsidR="007A1D23" w:rsidRPr="007A64FD" w:rsidRDefault="007A1D23" w:rsidP="007A1D23">
      <w:pPr>
        <w:autoSpaceDE w:val="0"/>
        <w:autoSpaceDN w:val="0"/>
        <w:adjustRightInd w:val="0"/>
        <w:jc w:val="left"/>
        <w:rPr>
          <w:rFonts w:ascii="宋体" w:cs="宋体"/>
          <w:kern w:val="0"/>
          <w:sz w:val="20"/>
          <w:szCs w:val="20"/>
        </w:rPr>
      </w:pPr>
      <w:r w:rsidRPr="007A64FD">
        <w:rPr>
          <w:rFonts w:ascii="宋体" w:cs="宋体"/>
          <w:kern w:val="0"/>
          <w:sz w:val="20"/>
          <w:szCs w:val="20"/>
        </w:rPr>
        <w:t>[37]</w:t>
      </w:r>
      <w:r w:rsidRPr="007A64FD">
        <w:rPr>
          <w:rFonts w:ascii="宋体" w:cs="宋体"/>
          <w:kern w:val="0"/>
          <w:sz w:val="20"/>
          <w:szCs w:val="20"/>
        </w:rPr>
        <w:tab/>
      </w:r>
      <w:r>
        <w:rPr>
          <w:rFonts w:ascii="宋体" w:cs="宋体" w:hint="eastAsia"/>
          <w:kern w:val="0"/>
          <w:sz w:val="20"/>
          <w:szCs w:val="20"/>
          <w:lang w:val="zh-CN"/>
        </w:rPr>
        <w:t>百度百科</w:t>
      </w:r>
      <w:r w:rsidRPr="007A64FD">
        <w:rPr>
          <w:rFonts w:ascii="宋体" w:cs="宋体"/>
          <w:kern w:val="0"/>
          <w:sz w:val="20"/>
          <w:szCs w:val="20"/>
        </w:rPr>
        <w:t>.</w:t>
      </w:r>
      <w:r>
        <w:rPr>
          <w:rFonts w:ascii="宋体" w:cs="宋体" w:hint="eastAsia"/>
          <w:kern w:val="0"/>
          <w:sz w:val="20"/>
          <w:szCs w:val="20"/>
          <w:lang w:val="zh-CN"/>
        </w:rPr>
        <w:t>遗传算法</w:t>
      </w:r>
      <w:r w:rsidRPr="007A64FD">
        <w:rPr>
          <w:rFonts w:ascii="宋体" w:cs="宋体"/>
          <w:kern w:val="0"/>
          <w:sz w:val="20"/>
          <w:szCs w:val="20"/>
        </w:rPr>
        <w:t>[EB/OL]. http://baike.baidu.com/view/45853.htm</w:t>
      </w:r>
    </w:p>
    <w:p w:rsidR="007A1D23" w:rsidRPr="007A64FD" w:rsidRDefault="007A1D23" w:rsidP="007A1D23">
      <w:pPr>
        <w:autoSpaceDE w:val="0"/>
        <w:autoSpaceDN w:val="0"/>
        <w:adjustRightInd w:val="0"/>
        <w:jc w:val="left"/>
        <w:rPr>
          <w:rFonts w:ascii="宋体" w:cs="宋体"/>
          <w:kern w:val="0"/>
          <w:sz w:val="20"/>
          <w:szCs w:val="20"/>
        </w:rPr>
      </w:pPr>
      <w:r w:rsidRPr="007A64FD">
        <w:rPr>
          <w:rFonts w:ascii="宋体" w:cs="宋体"/>
          <w:kern w:val="0"/>
          <w:sz w:val="20"/>
          <w:szCs w:val="20"/>
        </w:rPr>
        <w:t>[38]</w:t>
      </w:r>
      <w:r w:rsidRPr="007A64FD">
        <w:rPr>
          <w:rFonts w:ascii="宋体" w:cs="宋体"/>
          <w:kern w:val="0"/>
          <w:sz w:val="20"/>
          <w:szCs w:val="20"/>
        </w:rPr>
        <w:tab/>
      </w:r>
      <w:r>
        <w:rPr>
          <w:rFonts w:ascii="宋体" w:cs="宋体" w:hint="eastAsia"/>
          <w:kern w:val="0"/>
          <w:sz w:val="20"/>
          <w:szCs w:val="20"/>
          <w:lang w:val="zh-CN"/>
        </w:rPr>
        <w:t>遗传算法演示程序</w:t>
      </w:r>
      <w:r w:rsidRPr="007A64FD">
        <w:rPr>
          <w:rFonts w:ascii="宋体" w:cs="宋体"/>
          <w:kern w:val="0"/>
          <w:sz w:val="20"/>
          <w:szCs w:val="20"/>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proofErr w:type="gramStart"/>
      <w:r>
        <w:rPr>
          <w:rFonts w:ascii="宋体" w:cs="宋体" w:hint="eastAsia"/>
          <w:kern w:val="0"/>
          <w:sz w:val="20"/>
          <w:szCs w:val="20"/>
          <w:lang w:val="zh-CN"/>
        </w:rPr>
        <w:t>周创明</w:t>
      </w:r>
      <w:proofErr w:type="gramEnd"/>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64" w:name="_Toc311395247"/>
      <w:bookmarkStart w:id="265" w:name="_Toc326326722"/>
      <w:bookmarkStart w:id="266" w:name="_Toc354228590"/>
      <w:bookmarkStart w:id="267" w:name="_Toc356661325"/>
      <w:bookmarkStart w:id="268" w:name="_Toc356988787"/>
      <w:bookmarkStart w:id="269" w:name="_Toc383941793"/>
      <w:bookmarkStart w:id="270" w:name="_Toc383962689"/>
      <w:bookmarkStart w:id="271" w:name="_Toc386548279"/>
      <w:bookmarkStart w:id="272" w:name="_Toc386548418"/>
      <w:bookmarkStart w:id="273" w:name="_Toc386555073"/>
      <w:bookmarkStart w:id="274" w:name="_Toc387068163"/>
      <w:bookmarkStart w:id="275" w:name="_Toc387846153"/>
      <w:r w:rsidRPr="003A6F29">
        <w:lastRenderedPageBreak/>
        <w:t>攻读硕士学位期间取得的研究成果</w:t>
      </w:r>
      <w:bookmarkEnd w:id="264"/>
      <w:bookmarkEnd w:id="265"/>
      <w:bookmarkEnd w:id="266"/>
      <w:bookmarkEnd w:id="267"/>
      <w:bookmarkEnd w:id="268"/>
      <w:bookmarkEnd w:id="269"/>
      <w:bookmarkEnd w:id="270"/>
      <w:bookmarkEnd w:id="271"/>
      <w:bookmarkEnd w:id="272"/>
      <w:bookmarkEnd w:id="273"/>
      <w:bookmarkEnd w:id="274"/>
      <w:bookmarkEnd w:id="275"/>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7A64FD">
      <w:pPr>
        <w:spacing w:beforeLines="50" w:before="156"/>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76" w:name="_Toc383941794"/>
      <w:bookmarkStart w:id="277" w:name="_Toc383962690"/>
      <w:bookmarkStart w:id="278" w:name="_Toc386548280"/>
      <w:bookmarkStart w:id="279" w:name="_Toc386548419"/>
      <w:bookmarkStart w:id="280" w:name="_Toc386555074"/>
      <w:bookmarkStart w:id="281" w:name="_Toc387068164"/>
      <w:bookmarkStart w:id="282" w:name="_Toc387846154"/>
      <w:r>
        <w:rPr>
          <w:rFonts w:hint="eastAsia"/>
        </w:rPr>
        <w:lastRenderedPageBreak/>
        <w:t>致谢</w:t>
      </w:r>
      <w:bookmarkEnd w:id="276"/>
      <w:bookmarkEnd w:id="277"/>
      <w:bookmarkEnd w:id="278"/>
      <w:bookmarkEnd w:id="279"/>
      <w:bookmarkEnd w:id="280"/>
      <w:bookmarkEnd w:id="281"/>
      <w:bookmarkEnd w:id="282"/>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Lab404" w:date="2014-05-19T11:52:00Z" w:initials="L">
    <w:p w:rsidR="007A64FD" w:rsidRDefault="007A64FD">
      <w:pPr>
        <w:pStyle w:val="aff1"/>
      </w:pPr>
      <w:r>
        <w:rPr>
          <w:rStyle w:val="aff0"/>
        </w:rPr>
        <w:annotationRef/>
      </w:r>
    </w:p>
  </w:comment>
  <w:comment w:id="179" w:author="Lab404" w:date="2014-05-19T11:55:00Z" w:initials="L">
    <w:p w:rsidR="007A64FD" w:rsidRDefault="007A64FD">
      <w:pPr>
        <w:pStyle w:val="aff1"/>
      </w:pPr>
      <w:r>
        <w:rPr>
          <w:rStyle w:val="aff0"/>
        </w:rPr>
        <w:annotationRef/>
      </w:r>
      <w:r>
        <w:rPr>
          <w:rFonts w:hint="eastAsia"/>
        </w:rPr>
        <w:t>用对数坐标表示</w:t>
      </w:r>
    </w:p>
  </w:comment>
  <w:comment w:id="180" w:author="Lab404" w:date="2014-05-19T11:55:00Z" w:initials="L">
    <w:p w:rsidR="007A64FD" w:rsidRDefault="007A64FD">
      <w:pPr>
        <w:pStyle w:val="aff1"/>
      </w:pPr>
      <w:r>
        <w:rPr>
          <w:rStyle w:val="aff0"/>
        </w:rPr>
        <w:annotationRef/>
      </w:r>
      <w:r>
        <w:rPr>
          <w:rFonts w:hint="eastAsia"/>
        </w:rPr>
        <w:t>同上</w:t>
      </w:r>
    </w:p>
  </w:comment>
  <w:comment w:id="263" w:author="Lab404" w:date="2014-05-19T11:56:00Z" w:initials="L">
    <w:p w:rsidR="007A64FD" w:rsidRDefault="007A64FD">
      <w:pPr>
        <w:pStyle w:val="aff1"/>
      </w:pPr>
      <w:r>
        <w:rPr>
          <w:rStyle w:val="aff0"/>
        </w:rPr>
        <w:annotationRef/>
      </w:r>
      <w:r>
        <w:rPr>
          <w:rFonts w:hint="eastAsia"/>
        </w:rPr>
        <w:t>格式排版，数量增加到</w:t>
      </w:r>
      <w:r>
        <w:rPr>
          <w:rFonts w:hint="eastAsia"/>
        </w:rPr>
        <w:t>50</w:t>
      </w:r>
      <w:r>
        <w:rPr>
          <w:rFonts w:hint="eastAsia"/>
        </w:rPr>
        <w:t>个左右</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3D18" w:rsidRPr="00A3580C" w:rsidRDefault="00443D18" w:rsidP="00A3580C">
      <w:pPr>
        <w:pStyle w:val="af5"/>
      </w:pPr>
    </w:p>
  </w:endnote>
  <w:endnote w:type="continuationSeparator" w:id="0">
    <w:p w:rsidR="00443D18" w:rsidRPr="00A3580C" w:rsidRDefault="00443D18" w:rsidP="00A3580C">
      <w:pPr>
        <w:pStyle w:val="af5"/>
      </w:pPr>
    </w:p>
  </w:endnote>
  <w:endnote w:type="continuationNotice" w:id="1">
    <w:p w:rsidR="00443D18" w:rsidRPr="00A3580C" w:rsidRDefault="00443D18" w:rsidP="00A3580C">
      <w:pPr>
        <w:pStyle w:val="af5"/>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5ED" w:rsidRDefault="00D335ED">
    <w:pPr>
      <w:pStyle w:val="af5"/>
      <w:jc w:val="center"/>
    </w:pPr>
  </w:p>
  <w:p w:rsidR="00D335ED" w:rsidRDefault="00D335ED">
    <w:pPr>
      <w:pStyle w:val="af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10720"/>
      <w:docPartObj>
        <w:docPartGallery w:val="Page Numbers (Bottom of Page)"/>
        <w:docPartUnique/>
      </w:docPartObj>
    </w:sdtPr>
    <w:sdtEndPr/>
    <w:sdtContent>
      <w:p w:rsidR="00D335ED" w:rsidRDefault="00443D18">
        <w:pPr>
          <w:pStyle w:val="af5"/>
          <w:jc w:val="center"/>
        </w:pPr>
        <w:r>
          <w:fldChar w:fldCharType="begin"/>
        </w:r>
        <w:r>
          <w:instrText xml:space="preserve"> PAGE   \* MERGEFORMAT </w:instrText>
        </w:r>
        <w:r>
          <w:fldChar w:fldCharType="separate"/>
        </w:r>
        <w:r w:rsidR="007A64FD" w:rsidRPr="007A64FD">
          <w:rPr>
            <w:noProof/>
            <w:lang w:val="zh-CN"/>
          </w:rPr>
          <w:t>IV</w:t>
        </w:r>
        <w:r>
          <w:rPr>
            <w:noProof/>
            <w:lang w:val="zh-CN"/>
          </w:rPr>
          <w:fldChar w:fldCharType="end"/>
        </w:r>
      </w:p>
    </w:sdtContent>
  </w:sdt>
  <w:p w:rsidR="00D335ED" w:rsidRDefault="00D335ED">
    <w:pPr>
      <w:pStyle w:val="af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35257"/>
      <w:docPartObj>
        <w:docPartGallery w:val="Page Numbers (Bottom of Page)"/>
        <w:docPartUnique/>
      </w:docPartObj>
    </w:sdtPr>
    <w:sdtEndPr/>
    <w:sdtContent>
      <w:p w:rsidR="00D335ED" w:rsidRDefault="00443D18">
        <w:pPr>
          <w:pStyle w:val="af5"/>
          <w:jc w:val="center"/>
        </w:pPr>
        <w:r>
          <w:fldChar w:fldCharType="begin"/>
        </w:r>
        <w:r>
          <w:instrText xml:space="preserve"> PAGE   \* MERGEFORMAT </w:instrText>
        </w:r>
        <w:r>
          <w:fldChar w:fldCharType="separate"/>
        </w:r>
        <w:r w:rsidR="007A64FD" w:rsidRPr="007A64FD">
          <w:rPr>
            <w:noProof/>
            <w:lang w:val="zh-CN"/>
          </w:rPr>
          <w:t>I</w:t>
        </w:r>
        <w:r>
          <w:rPr>
            <w:noProof/>
            <w:lang w:val="zh-CN"/>
          </w:rPr>
          <w:fldChar w:fldCharType="end"/>
        </w:r>
      </w:p>
    </w:sdtContent>
  </w:sdt>
  <w:p w:rsidR="00D335ED" w:rsidRDefault="00D335ED">
    <w:pPr>
      <w:pStyle w:val="af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92411"/>
      <w:docPartObj>
        <w:docPartGallery w:val="Page Numbers (Bottom of Page)"/>
        <w:docPartUnique/>
      </w:docPartObj>
    </w:sdtPr>
    <w:sdtEndPr/>
    <w:sdtContent>
      <w:p w:rsidR="00D335ED" w:rsidRDefault="00443D18">
        <w:pPr>
          <w:pStyle w:val="af5"/>
          <w:jc w:val="center"/>
        </w:pPr>
        <w:r>
          <w:fldChar w:fldCharType="begin"/>
        </w:r>
        <w:r>
          <w:instrText xml:space="preserve"> PAGE   \* MERGEFORMAT </w:instrText>
        </w:r>
        <w:r>
          <w:fldChar w:fldCharType="separate"/>
        </w:r>
        <w:r w:rsidR="00F612C7" w:rsidRPr="00F612C7">
          <w:rPr>
            <w:noProof/>
            <w:lang w:val="zh-CN"/>
          </w:rPr>
          <w:t>6</w:t>
        </w:r>
        <w:r>
          <w:rPr>
            <w:noProof/>
            <w:lang w:val="zh-CN"/>
          </w:rPr>
          <w:fldChar w:fldCharType="end"/>
        </w:r>
      </w:p>
    </w:sdtContent>
  </w:sdt>
  <w:p w:rsidR="00D335ED" w:rsidRDefault="00D335ED">
    <w:pPr>
      <w:pStyle w:val="af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10704"/>
      <w:docPartObj>
        <w:docPartGallery w:val="Page Numbers (Bottom of Page)"/>
        <w:docPartUnique/>
      </w:docPartObj>
    </w:sdtPr>
    <w:sdtEndPr/>
    <w:sdtContent>
      <w:p w:rsidR="00D335ED" w:rsidRDefault="00443D18" w:rsidP="00E91E6E">
        <w:pPr>
          <w:pStyle w:val="afe"/>
        </w:pPr>
        <w:r>
          <w:fldChar w:fldCharType="begin"/>
        </w:r>
        <w:r>
          <w:instrText xml:space="preserve"> PAGE   \* MERGEFORMAT </w:instrText>
        </w:r>
        <w:r>
          <w:fldChar w:fldCharType="separate"/>
        </w:r>
        <w:r w:rsidR="00F612C7" w:rsidRPr="00F612C7">
          <w:rPr>
            <w:noProof/>
            <w:lang w:val="zh-CN"/>
          </w:rPr>
          <w:t>7</w:t>
        </w:r>
        <w:r>
          <w:rPr>
            <w:noProof/>
            <w:lang w:val="zh-CN"/>
          </w:rPr>
          <w:fldChar w:fldCharType="end"/>
        </w:r>
      </w:p>
    </w:sdtContent>
  </w:sdt>
  <w:p w:rsidR="00D335ED" w:rsidRDefault="00D335ED">
    <w:pPr>
      <w:pStyle w:val="af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41575"/>
      <w:docPartObj>
        <w:docPartGallery w:val="Page Numbers (Bottom of Page)"/>
        <w:docPartUnique/>
      </w:docPartObj>
    </w:sdtPr>
    <w:sdtEndPr/>
    <w:sdtContent>
      <w:p w:rsidR="00D335ED" w:rsidRDefault="00443D18">
        <w:pPr>
          <w:pStyle w:val="af5"/>
          <w:jc w:val="center"/>
        </w:pPr>
        <w:r>
          <w:fldChar w:fldCharType="begin"/>
        </w:r>
        <w:r>
          <w:instrText xml:space="preserve"> PAGE   \* MERGEFORMAT </w:instrText>
        </w:r>
        <w:r>
          <w:fldChar w:fldCharType="separate"/>
        </w:r>
        <w:r w:rsidR="007A64FD" w:rsidRPr="007A64FD">
          <w:rPr>
            <w:noProof/>
            <w:lang w:val="zh-CN"/>
          </w:rPr>
          <w:t>43</w:t>
        </w:r>
        <w:r>
          <w:rPr>
            <w:noProof/>
            <w:lang w:val="zh-CN"/>
          </w:rPr>
          <w:fldChar w:fldCharType="end"/>
        </w:r>
      </w:p>
    </w:sdtContent>
  </w:sdt>
  <w:p w:rsidR="00D335ED" w:rsidRDefault="00D335ED">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3D18" w:rsidRDefault="00443D18" w:rsidP="00655A17"/>
  </w:footnote>
  <w:footnote w:type="continuationSeparator" w:id="0">
    <w:p w:rsidR="00443D18" w:rsidRDefault="00443D18" w:rsidP="00655A17"/>
  </w:footnote>
  <w:footnote w:type="continuationNotice" w:id="1">
    <w:p w:rsidR="00443D18" w:rsidRDefault="00443D1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5ED" w:rsidRPr="004B0F37" w:rsidRDefault="00D335ED" w:rsidP="00C719B7">
    <w:pPr>
      <w:pStyle w:val="af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5ED" w:rsidRPr="00EF431F" w:rsidRDefault="00D335ED" w:rsidP="00D2124D">
    <w:pPr>
      <w:pStyle w:val="afe"/>
      <w:pBdr>
        <w:bottom w:val="single" w:sz="4" w:space="1" w:color="auto"/>
      </w:pBdr>
    </w:pPr>
    <w:r>
      <w:rPr>
        <w:rFonts w:hint="eastAsia"/>
      </w:rPr>
      <w:t>华南理工大学硕士学位论文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5ED" w:rsidRDefault="00443D18" w:rsidP="0006443B">
    <w:pPr>
      <w:pStyle w:val="afd"/>
      <w:pBdr>
        <w:bottom w:val="single" w:sz="12" w:space="1" w:color="auto"/>
      </w:pBdr>
    </w:pPr>
    <w:r>
      <w:fldChar w:fldCharType="begin"/>
    </w:r>
    <w:r>
      <w:instrText xml:space="preserve"> STYLEREF  </w:instrText>
    </w:r>
    <w:r>
      <w:instrText>各章标题</w:instrText>
    </w:r>
    <w:r>
      <w:instrText xml:space="preserve"> \n  \* MERGEFORMAT </w:instrText>
    </w:r>
    <w:r>
      <w:fldChar w:fldCharType="separate"/>
    </w:r>
    <w:r w:rsidR="00F612C7">
      <w:rPr>
        <w:rFonts w:hint="eastAsia"/>
        <w:noProof/>
      </w:rPr>
      <w:t>第一章</w:t>
    </w:r>
    <w:r>
      <w:rPr>
        <w:noProof/>
      </w:rPr>
      <w:fldChar w:fldCharType="end"/>
    </w:r>
    <w:r>
      <w:fldChar w:fldCharType="begin"/>
    </w:r>
    <w:r>
      <w:instrText xml:space="preserve"> STYLEREF  </w:instrText>
    </w:r>
    <w:r>
      <w:instrText>各章标题</w:instrText>
    </w:r>
    <w:r>
      <w:instrText xml:space="preserve">  \* MERGEFORMAT </w:instrText>
    </w:r>
    <w:r w:rsidR="007A64FD">
      <w:fldChar w:fldCharType="separate"/>
    </w:r>
    <w:r w:rsidR="00F612C7">
      <w:rPr>
        <w:rFonts w:hint="eastAsia"/>
        <w:noProof/>
      </w:rPr>
      <w:t>绪论</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6062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trackRevision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806B2"/>
    <w:rsid w:val="000101BD"/>
    <w:rsid w:val="00020A3E"/>
    <w:rsid w:val="00030278"/>
    <w:rsid w:val="00034512"/>
    <w:rsid w:val="00050BC8"/>
    <w:rsid w:val="00051E95"/>
    <w:rsid w:val="00053FC3"/>
    <w:rsid w:val="000566F8"/>
    <w:rsid w:val="00062973"/>
    <w:rsid w:val="0006443B"/>
    <w:rsid w:val="00070516"/>
    <w:rsid w:val="00071255"/>
    <w:rsid w:val="00072649"/>
    <w:rsid w:val="00073C45"/>
    <w:rsid w:val="000741BB"/>
    <w:rsid w:val="00085B13"/>
    <w:rsid w:val="000878B9"/>
    <w:rsid w:val="00090948"/>
    <w:rsid w:val="000939AB"/>
    <w:rsid w:val="00096E88"/>
    <w:rsid w:val="000A2487"/>
    <w:rsid w:val="000A2750"/>
    <w:rsid w:val="000A5B6A"/>
    <w:rsid w:val="000B03E6"/>
    <w:rsid w:val="000C17D3"/>
    <w:rsid w:val="000C39BD"/>
    <w:rsid w:val="000C3CDE"/>
    <w:rsid w:val="000C4DCC"/>
    <w:rsid w:val="000D173D"/>
    <w:rsid w:val="000D570B"/>
    <w:rsid w:val="000D7498"/>
    <w:rsid w:val="000E0899"/>
    <w:rsid w:val="000E18C7"/>
    <w:rsid w:val="000E240B"/>
    <w:rsid w:val="000F5F7A"/>
    <w:rsid w:val="00106DD5"/>
    <w:rsid w:val="00111CA8"/>
    <w:rsid w:val="001120C0"/>
    <w:rsid w:val="00116878"/>
    <w:rsid w:val="00121313"/>
    <w:rsid w:val="001225CF"/>
    <w:rsid w:val="001257BA"/>
    <w:rsid w:val="001336D5"/>
    <w:rsid w:val="001513EF"/>
    <w:rsid w:val="00155E93"/>
    <w:rsid w:val="00161063"/>
    <w:rsid w:val="00162F7B"/>
    <w:rsid w:val="0016328C"/>
    <w:rsid w:val="00165FE9"/>
    <w:rsid w:val="001677AD"/>
    <w:rsid w:val="00171024"/>
    <w:rsid w:val="00171289"/>
    <w:rsid w:val="001722E9"/>
    <w:rsid w:val="0017501C"/>
    <w:rsid w:val="001750AC"/>
    <w:rsid w:val="0017620B"/>
    <w:rsid w:val="001772CD"/>
    <w:rsid w:val="00184EB0"/>
    <w:rsid w:val="001857A6"/>
    <w:rsid w:val="00187C06"/>
    <w:rsid w:val="00187DC0"/>
    <w:rsid w:val="0019753B"/>
    <w:rsid w:val="001B42B5"/>
    <w:rsid w:val="001B4447"/>
    <w:rsid w:val="001B72D0"/>
    <w:rsid w:val="001C1C73"/>
    <w:rsid w:val="001C4DFA"/>
    <w:rsid w:val="001C6070"/>
    <w:rsid w:val="001D7078"/>
    <w:rsid w:val="001D707C"/>
    <w:rsid w:val="001E62D2"/>
    <w:rsid w:val="001F068F"/>
    <w:rsid w:val="001F232A"/>
    <w:rsid w:val="00202746"/>
    <w:rsid w:val="0020503C"/>
    <w:rsid w:val="00205C51"/>
    <w:rsid w:val="002104FC"/>
    <w:rsid w:val="00214371"/>
    <w:rsid w:val="00214594"/>
    <w:rsid w:val="00215BA9"/>
    <w:rsid w:val="002163C0"/>
    <w:rsid w:val="00217148"/>
    <w:rsid w:val="00217ACF"/>
    <w:rsid w:val="002215E1"/>
    <w:rsid w:val="00227349"/>
    <w:rsid w:val="00230E31"/>
    <w:rsid w:val="00235725"/>
    <w:rsid w:val="00236A3F"/>
    <w:rsid w:val="0023767D"/>
    <w:rsid w:val="00237CD1"/>
    <w:rsid w:val="00240566"/>
    <w:rsid w:val="00240691"/>
    <w:rsid w:val="00244BB2"/>
    <w:rsid w:val="00244CEF"/>
    <w:rsid w:val="00252B24"/>
    <w:rsid w:val="00254C62"/>
    <w:rsid w:val="00267294"/>
    <w:rsid w:val="002709F8"/>
    <w:rsid w:val="00272BB6"/>
    <w:rsid w:val="0027370D"/>
    <w:rsid w:val="002743F0"/>
    <w:rsid w:val="00276FE3"/>
    <w:rsid w:val="00280FBA"/>
    <w:rsid w:val="0029482B"/>
    <w:rsid w:val="002A32B9"/>
    <w:rsid w:val="002A6F9F"/>
    <w:rsid w:val="002B1FD0"/>
    <w:rsid w:val="002C5958"/>
    <w:rsid w:val="002D1998"/>
    <w:rsid w:val="002D1B34"/>
    <w:rsid w:val="002E2942"/>
    <w:rsid w:val="002E3B15"/>
    <w:rsid w:val="002E3BAC"/>
    <w:rsid w:val="002E60A1"/>
    <w:rsid w:val="002E6632"/>
    <w:rsid w:val="002E6B9A"/>
    <w:rsid w:val="002E6FFB"/>
    <w:rsid w:val="002E7D33"/>
    <w:rsid w:val="002F25D9"/>
    <w:rsid w:val="002F370D"/>
    <w:rsid w:val="002F760C"/>
    <w:rsid w:val="0030590E"/>
    <w:rsid w:val="003125AD"/>
    <w:rsid w:val="0031557E"/>
    <w:rsid w:val="00321DCE"/>
    <w:rsid w:val="0032474E"/>
    <w:rsid w:val="00340C93"/>
    <w:rsid w:val="00343CCA"/>
    <w:rsid w:val="003578A1"/>
    <w:rsid w:val="00357ACD"/>
    <w:rsid w:val="00371C67"/>
    <w:rsid w:val="0037569E"/>
    <w:rsid w:val="003800F7"/>
    <w:rsid w:val="00381258"/>
    <w:rsid w:val="003A3770"/>
    <w:rsid w:val="003A6310"/>
    <w:rsid w:val="003B3420"/>
    <w:rsid w:val="003B5F38"/>
    <w:rsid w:val="003C0BD1"/>
    <w:rsid w:val="003C31F5"/>
    <w:rsid w:val="003C6252"/>
    <w:rsid w:val="003C763D"/>
    <w:rsid w:val="003D2C6D"/>
    <w:rsid w:val="003D429D"/>
    <w:rsid w:val="003D42E3"/>
    <w:rsid w:val="003E1C34"/>
    <w:rsid w:val="003E211C"/>
    <w:rsid w:val="003F4B17"/>
    <w:rsid w:val="003F746C"/>
    <w:rsid w:val="00405F64"/>
    <w:rsid w:val="004072B0"/>
    <w:rsid w:val="00407E89"/>
    <w:rsid w:val="0041189B"/>
    <w:rsid w:val="00414E38"/>
    <w:rsid w:val="00416FC3"/>
    <w:rsid w:val="004228E7"/>
    <w:rsid w:val="0042340A"/>
    <w:rsid w:val="0042664C"/>
    <w:rsid w:val="0042715D"/>
    <w:rsid w:val="00430522"/>
    <w:rsid w:val="00434045"/>
    <w:rsid w:val="004352FC"/>
    <w:rsid w:val="00435D12"/>
    <w:rsid w:val="0044039E"/>
    <w:rsid w:val="00442E00"/>
    <w:rsid w:val="004435F1"/>
    <w:rsid w:val="00443B23"/>
    <w:rsid w:val="00443D18"/>
    <w:rsid w:val="00445504"/>
    <w:rsid w:val="00453AAD"/>
    <w:rsid w:val="0045630B"/>
    <w:rsid w:val="00456681"/>
    <w:rsid w:val="004569D7"/>
    <w:rsid w:val="00461867"/>
    <w:rsid w:val="00466137"/>
    <w:rsid w:val="004676F3"/>
    <w:rsid w:val="00471E92"/>
    <w:rsid w:val="0047224C"/>
    <w:rsid w:val="004738BC"/>
    <w:rsid w:val="00474AC8"/>
    <w:rsid w:val="004761BB"/>
    <w:rsid w:val="00495D35"/>
    <w:rsid w:val="004A41AF"/>
    <w:rsid w:val="004A7609"/>
    <w:rsid w:val="004B0724"/>
    <w:rsid w:val="004B0F37"/>
    <w:rsid w:val="004B7A5A"/>
    <w:rsid w:val="004C733E"/>
    <w:rsid w:val="004D1F34"/>
    <w:rsid w:val="004D2A66"/>
    <w:rsid w:val="004D32B9"/>
    <w:rsid w:val="004D49EE"/>
    <w:rsid w:val="004E27E5"/>
    <w:rsid w:val="004E7B67"/>
    <w:rsid w:val="004F2500"/>
    <w:rsid w:val="004F7FCE"/>
    <w:rsid w:val="005046EE"/>
    <w:rsid w:val="00510E34"/>
    <w:rsid w:val="00520721"/>
    <w:rsid w:val="00521259"/>
    <w:rsid w:val="00521993"/>
    <w:rsid w:val="00523E6B"/>
    <w:rsid w:val="005263BF"/>
    <w:rsid w:val="005271CC"/>
    <w:rsid w:val="00527BB8"/>
    <w:rsid w:val="00532717"/>
    <w:rsid w:val="00533CA8"/>
    <w:rsid w:val="00535122"/>
    <w:rsid w:val="00535912"/>
    <w:rsid w:val="00541918"/>
    <w:rsid w:val="00541AA5"/>
    <w:rsid w:val="005448FA"/>
    <w:rsid w:val="005473BD"/>
    <w:rsid w:val="005526F6"/>
    <w:rsid w:val="00552B3C"/>
    <w:rsid w:val="005730DA"/>
    <w:rsid w:val="00573623"/>
    <w:rsid w:val="0057645B"/>
    <w:rsid w:val="005816CE"/>
    <w:rsid w:val="00581C8D"/>
    <w:rsid w:val="00585C14"/>
    <w:rsid w:val="00586C93"/>
    <w:rsid w:val="005927F0"/>
    <w:rsid w:val="00595485"/>
    <w:rsid w:val="00597220"/>
    <w:rsid w:val="005A5721"/>
    <w:rsid w:val="005A745C"/>
    <w:rsid w:val="005B1ADB"/>
    <w:rsid w:val="005B5202"/>
    <w:rsid w:val="005B542D"/>
    <w:rsid w:val="005C0168"/>
    <w:rsid w:val="005C0AA4"/>
    <w:rsid w:val="005C3BBF"/>
    <w:rsid w:val="005C6ADD"/>
    <w:rsid w:val="005E6B2A"/>
    <w:rsid w:val="005F40C2"/>
    <w:rsid w:val="005F5CEF"/>
    <w:rsid w:val="005F6CE3"/>
    <w:rsid w:val="00606ABC"/>
    <w:rsid w:val="006126E1"/>
    <w:rsid w:val="00613D4E"/>
    <w:rsid w:val="00625063"/>
    <w:rsid w:val="006257C2"/>
    <w:rsid w:val="006377AD"/>
    <w:rsid w:val="00643AE7"/>
    <w:rsid w:val="0065094E"/>
    <w:rsid w:val="00650A68"/>
    <w:rsid w:val="00652035"/>
    <w:rsid w:val="00652C4E"/>
    <w:rsid w:val="00653518"/>
    <w:rsid w:val="00655A17"/>
    <w:rsid w:val="00655C7A"/>
    <w:rsid w:val="00660744"/>
    <w:rsid w:val="006609FD"/>
    <w:rsid w:val="00663D90"/>
    <w:rsid w:val="00667894"/>
    <w:rsid w:val="006734E3"/>
    <w:rsid w:val="00673EF1"/>
    <w:rsid w:val="00676F2E"/>
    <w:rsid w:val="006848B7"/>
    <w:rsid w:val="006904BD"/>
    <w:rsid w:val="006A215B"/>
    <w:rsid w:val="006B41B6"/>
    <w:rsid w:val="006C6563"/>
    <w:rsid w:val="006D4958"/>
    <w:rsid w:val="006E19B3"/>
    <w:rsid w:val="006E1C83"/>
    <w:rsid w:val="006E2AF7"/>
    <w:rsid w:val="006E606D"/>
    <w:rsid w:val="006E65E0"/>
    <w:rsid w:val="006F2EEF"/>
    <w:rsid w:val="00700B8C"/>
    <w:rsid w:val="00700FB4"/>
    <w:rsid w:val="007036B2"/>
    <w:rsid w:val="00712385"/>
    <w:rsid w:val="00722B4A"/>
    <w:rsid w:val="00723A88"/>
    <w:rsid w:val="00726B21"/>
    <w:rsid w:val="007323FC"/>
    <w:rsid w:val="00733FFF"/>
    <w:rsid w:val="0074452F"/>
    <w:rsid w:val="0075557E"/>
    <w:rsid w:val="007646FC"/>
    <w:rsid w:val="00771B06"/>
    <w:rsid w:val="007763CE"/>
    <w:rsid w:val="0078133F"/>
    <w:rsid w:val="007823B9"/>
    <w:rsid w:val="00782FD0"/>
    <w:rsid w:val="00786EF9"/>
    <w:rsid w:val="007950FB"/>
    <w:rsid w:val="007A0EBA"/>
    <w:rsid w:val="007A1D23"/>
    <w:rsid w:val="007A1F5C"/>
    <w:rsid w:val="007A6376"/>
    <w:rsid w:val="007A64FD"/>
    <w:rsid w:val="007B3419"/>
    <w:rsid w:val="007B3CA6"/>
    <w:rsid w:val="007B3CE5"/>
    <w:rsid w:val="007B64F9"/>
    <w:rsid w:val="007C1B0A"/>
    <w:rsid w:val="007C4275"/>
    <w:rsid w:val="007D1B34"/>
    <w:rsid w:val="007D2A20"/>
    <w:rsid w:val="007D5300"/>
    <w:rsid w:val="007D54BE"/>
    <w:rsid w:val="007E0A2A"/>
    <w:rsid w:val="007E53C6"/>
    <w:rsid w:val="007E5886"/>
    <w:rsid w:val="007E7C91"/>
    <w:rsid w:val="007F01B9"/>
    <w:rsid w:val="007F3CF1"/>
    <w:rsid w:val="007F596C"/>
    <w:rsid w:val="007F6C37"/>
    <w:rsid w:val="008036EE"/>
    <w:rsid w:val="00804CF7"/>
    <w:rsid w:val="00805F4D"/>
    <w:rsid w:val="00816699"/>
    <w:rsid w:val="00820DF7"/>
    <w:rsid w:val="008237A1"/>
    <w:rsid w:val="00824672"/>
    <w:rsid w:val="0082532E"/>
    <w:rsid w:val="008327A2"/>
    <w:rsid w:val="008331B6"/>
    <w:rsid w:val="0083722D"/>
    <w:rsid w:val="00847536"/>
    <w:rsid w:val="00851029"/>
    <w:rsid w:val="008538FD"/>
    <w:rsid w:val="00853D9A"/>
    <w:rsid w:val="008551EE"/>
    <w:rsid w:val="0085605D"/>
    <w:rsid w:val="00857357"/>
    <w:rsid w:val="008661C2"/>
    <w:rsid w:val="00872DF6"/>
    <w:rsid w:val="0088094A"/>
    <w:rsid w:val="00881A1A"/>
    <w:rsid w:val="00883C3F"/>
    <w:rsid w:val="00883E2C"/>
    <w:rsid w:val="0088518A"/>
    <w:rsid w:val="00886FF3"/>
    <w:rsid w:val="00887D33"/>
    <w:rsid w:val="008909D8"/>
    <w:rsid w:val="00890B0F"/>
    <w:rsid w:val="0089369B"/>
    <w:rsid w:val="008979BA"/>
    <w:rsid w:val="008A5BDA"/>
    <w:rsid w:val="008A7BCF"/>
    <w:rsid w:val="008B35AA"/>
    <w:rsid w:val="008B603E"/>
    <w:rsid w:val="008C04D6"/>
    <w:rsid w:val="008C593C"/>
    <w:rsid w:val="008C5DAF"/>
    <w:rsid w:val="008C6EE7"/>
    <w:rsid w:val="008D3020"/>
    <w:rsid w:val="008D6CEF"/>
    <w:rsid w:val="008E13AB"/>
    <w:rsid w:val="008E23A2"/>
    <w:rsid w:val="008E33F9"/>
    <w:rsid w:val="008E4832"/>
    <w:rsid w:val="008E7450"/>
    <w:rsid w:val="008F533A"/>
    <w:rsid w:val="008F5BEF"/>
    <w:rsid w:val="0090390D"/>
    <w:rsid w:val="00907654"/>
    <w:rsid w:val="00911C00"/>
    <w:rsid w:val="0091387A"/>
    <w:rsid w:val="0091574C"/>
    <w:rsid w:val="009200C0"/>
    <w:rsid w:val="00923032"/>
    <w:rsid w:val="00927C71"/>
    <w:rsid w:val="009313F8"/>
    <w:rsid w:val="0093160F"/>
    <w:rsid w:val="009358CE"/>
    <w:rsid w:val="00940727"/>
    <w:rsid w:val="00941D03"/>
    <w:rsid w:val="0094354E"/>
    <w:rsid w:val="00952BD6"/>
    <w:rsid w:val="0096125A"/>
    <w:rsid w:val="00963CBD"/>
    <w:rsid w:val="00967F0C"/>
    <w:rsid w:val="00970371"/>
    <w:rsid w:val="00972F13"/>
    <w:rsid w:val="00984D81"/>
    <w:rsid w:val="0099376A"/>
    <w:rsid w:val="009937BB"/>
    <w:rsid w:val="00996C22"/>
    <w:rsid w:val="009A5F98"/>
    <w:rsid w:val="009B1A73"/>
    <w:rsid w:val="009B1CA6"/>
    <w:rsid w:val="009B1D30"/>
    <w:rsid w:val="009B28B4"/>
    <w:rsid w:val="009B5AC7"/>
    <w:rsid w:val="009B7A13"/>
    <w:rsid w:val="009C102D"/>
    <w:rsid w:val="009C2BBA"/>
    <w:rsid w:val="009C51CE"/>
    <w:rsid w:val="009C7342"/>
    <w:rsid w:val="009D0537"/>
    <w:rsid w:val="009D408A"/>
    <w:rsid w:val="009D4B55"/>
    <w:rsid w:val="009E0001"/>
    <w:rsid w:val="009F00B2"/>
    <w:rsid w:val="009F78A2"/>
    <w:rsid w:val="00A1469C"/>
    <w:rsid w:val="00A17AF0"/>
    <w:rsid w:val="00A20F4D"/>
    <w:rsid w:val="00A21DC7"/>
    <w:rsid w:val="00A25192"/>
    <w:rsid w:val="00A252AD"/>
    <w:rsid w:val="00A30DF8"/>
    <w:rsid w:val="00A31E7C"/>
    <w:rsid w:val="00A3580C"/>
    <w:rsid w:val="00A35B9B"/>
    <w:rsid w:val="00A41811"/>
    <w:rsid w:val="00A419BB"/>
    <w:rsid w:val="00A5047A"/>
    <w:rsid w:val="00A51B9C"/>
    <w:rsid w:val="00A51FC7"/>
    <w:rsid w:val="00A531E4"/>
    <w:rsid w:val="00A579E1"/>
    <w:rsid w:val="00A604FA"/>
    <w:rsid w:val="00A63899"/>
    <w:rsid w:val="00A760DF"/>
    <w:rsid w:val="00A77972"/>
    <w:rsid w:val="00A84BB6"/>
    <w:rsid w:val="00A84DAA"/>
    <w:rsid w:val="00A85973"/>
    <w:rsid w:val="00A85F99"/>
    <w:rsid w:val="00A95C98"/>
    <w:rsid w:val="00AA012D"/>
    <w:rsid w:val="00AA27D0"/>
    <w:rsid w:val="00AA4D64"/>
    <w:rsid w:val="00AA5F20"/>
    <w:rsid w:val="00AA70F7"/>
    <w:rsid w:val="00AA76BB"/>
    <w:rsid w:val="00AB09AB"/>
    <w:rsid w:val="00AB2160"/>
    <w:rsid w:val="00AB2DD5"/>
    <w:rsid w:val="00AC07E9"/>
    <w:rsid w:val="00AC2A44"/>
    <w:rsid w:val="00AC775E"/>
    <w:rsid w:val="00AD06AE"/>
    <w:rsid w:val="00AD6280"/>
    <w:rsid w:val="00AE2A25"/>
    <w:rsid w:val="00AE38D8"/>
    <w:rsid w:val="00AF0936"/>
    <w:rsid w:val="00AF1FB7"/>
    <w:rsid w:val="00AF2389"/>
    <w:rsid w:val="00AF7923"/>
    <w:rsid w:val="00B00593"/>
    <w:rsid w:val="00B10568"/>
    <w:rsid w:val="00B1083D"/>
    <w:rsid w:val="00B21F36"/>
    <w:rsid w:val="00B23946"/>
    <w:rsid w:val="00B3437F"/>
    <w:rsid w:val="00B36822"/>
    <w:rsid w:val="00B42359"/>
    <w:rsid w:val="00B4319E"/>
    <w:rsid w:val="00B45281"/>
    <w:rsid w:val="00B51969"/>
    <w:rsid w:val="00B54408"/>
    <w:rsid w:val="00B558CC"/>
    <w:rsid w:val="00B560CE"/>
    <w:rsid w:val="00B60896"/>
    <w:rsid w:val="00B648F6"/>
    <w:rsid w:val="00B651E8"/>
    <w:rsid w:val="00B76381"/>
    <w:rsid w:val="00B85734"/>
    <w:rsid w:val="00B90B29"/>
    <w:rsid w:val="00B933BC"/>
    <w:rsid w:val="00B94B79"/>
    <w:rsid w:val="00B95A37"/>
    <w:rsid w:val="00B961F6"/>
    <w:rsid w:val="00B97225"/>
    <w:rsid w:val="00B976DE"/>
    <w:rsid w:val="00BA0B93"/>
    <w:rsid w:val="00BA34DF"/>
    <w:rsid w:val="00BB14DA"/>
    <w:rsid w:val="00BB44A4"/>
    <w:rsid w:val="00BD4578"/>
    <w:rsid w:val="00BE22E1"/>
    <w:rsid w:val="00BE300A"/>
    <w:rsid w:val="00BF3426"/>
    <w:rsid w:val="00BF38D9"/>
    <w:rsid w:val="00C035DF"/>
    <w:rsid w:val="00C04726"/>
    <w:rsid w:val="00C10E4C"/>
    <w:rsid w:val="00C15165"/>
    <w:rsid w:val="00C1604F"/>
    <w:rsid w:val="00C17B78"/>
    <w:rsid w:val="00C255A9"/>
    <w:rsid w:val="00C27E58"/>
    <w:rsid w:val="00C30FB9"/>
    <w:rsid w:val="00C313BA"/>
    <w:rsid w:val="00C321ED"/>
    <w:rsid w:val="00C44C62"/>
    <w:rsid w:val="00C60D4A"/>
    <w:rsid w:val="00C60E07"/>
    <w:rsid w:val="00C663CD"/>
    <w:rsid w:val="00C719B7"/>
    <w:rsid w:val="00C767DA"/>
    <w:rsid w:val="00C806B2"/>
    <w:rsid w:val="00C83AF2"/>
    <w:rsid w:val="00C928D9"/>
    <w:rsid w:val="00C95889"/>
    <w:rsid w:val="00C95B87"/>
    <w:rsid w:val="00C95C5E"/>
    <w:rsid w:val="00CA295E"/>
    <w:rsid w:val="00CA2B07"/>
    <w:rsid w:val="00CA4D3E"/>
    <w:rsid w:val="00CA7132"/>
    <w:rsid w:val="00CB08D7"/>
    <w:rsid w:val="00CB2E59"/>
    <w:rsid w:val="00CB34CD"/>
    <w:rsid w:val="00CB57B3"/>
    <w:rsid w:val="00CC0F92"/>
    <w:rsid w:val="00CD063A"/>
    <w:rsid w:val="00CD0D5C"/>
    <w:rsid w:val="00CD2A0F"/>
    <w:rsid w:val="00CD3D81"/>
    <w:rsid w:val="00CE26E3"/>
    <w:rsid w:val="00CE55AF"/>
    <w:rsid w:val="00CE5719"/>
    <w:rsid w:val="00CF28D7"/>
    <w:rsid w:val="00CF46B3"/>
    <w:rsid w:val="00D01FD6"/>
    <w:rsid w:val="00D03CC8"/>
    <w:rsid w:val="00D03EC1"/>
    <w:rsid w:val="00D05924"/>
    <w:rsid w:val="00D06136"/>
    <w:rsid w:val="00D06C06"/>
    <w:rsid w:val="00D06C93"/>
    <w:rsid w:val="00D16F54"/>
    <w:rsid w:val="00D2124D"/>
    <w:rsid w:val="00D214ED"/>
    <w:rsid w:val="00D23B91"/>
    <w:rsid w:val="00D24AD8"/>
    <w:rsid w:val="00D27F78"/>
    <w:rsid w:val="00D321E2"/>
    <w:rsid w:val="00D335ED"/>
    <w:rsid w:val="00D35EB6"/>
    <w:rsid w:val="00D37B11"/>
    <w:rsid w:val="00D40470"/>
    <w:rsid w:val="00D42213"/>
    <w:rsid w:val="00D46B36"/>
    <w:rsid w:val="00D47D49"/>
    <w:rsid w:val="00D54DF3"/>
    <w:rsid w:val="00D6580A"/>
    <w:rsid w:val="00D70D5A"/>
    <w:rsid w:val="00D71DD6"/>
    <w:rsid w:val="00D76BBB"/>
    <w:rsid w:val="00D76E1E"/>
    <w:rsid w:val="00D80475"/>
    <w:rsid w:val="00D82679"/>
    <w:rsid w:val="00D877A9"/>
    <w:rsid w:val="00D92A98"/>
    <w:rsid w:val="00DA0ECC"/>
    <w:rsid w:val="00DA4886"/>
    <w:rsid w:val="00DA6A36"/>
    <w:rsid w:val="00DA7F4C"/>
    <w:rsid w:val="00DB1D6C"/>
    <w:rsid w:val="00DB66A2"/>
    <w:rsid w:val="00DC1270"/>
    <w:rsid w:val="00DC202F"/>
    <w:rsid w:val="00DC45B3"/>
    <w:rsid w:val="00DC49E9"/>
    <w:rsid w:val="00DD03F3"/>
    <w:rsid w:val="00DD3B20"/>
    <w:rsid w:val="00DD46C7"/>
    <w:rsid w:val="00DE0BD9"/>
    <w:rsid w:val="00DE2482"/>
    <w:rsid w:val="00DE3EB6"/>
    <w:rsid w:val="00DE41FB"/>
    <w:rsid w:val="00DE77A0"/>
    <w:rsid w:val="00DF1A25"/>
    <w:rsid w:val="00DF3649"/>
    <w:rsid w:val="00DF5797"/>
    <w:rsid w:val="00E01272"/>
    <w:rsid w:val="00E043F5"/>
    <w:rsid w:val="00E070DB"/>
    <w:rsid w:val="00E12AEE"/>
    <w:rsid w:val="00E130F1"/>
    <w:rsid w:val="00E13855"/>
    <w:rsid w:val="00E13C69"/>
    <w:rsid w:val="00E148E8"/>
    <w:rsid w:val="00E16913"/>
    <w:rsid w:val="00E20B64"/>
    <w:rsid w:val="00E220BF"/>
    <w:rsid w:val="00E263BD"/>
    <w:rsid w:val="00E27AD3"/>
    <w:rsid w:val="00E30FF2"/>
    <w:rsid w:val="00E366CF"/>
    <w:rsid w:val="00E414BD"/>
    <w:rsid w:val="00E415BC"/>
    <w:rsid w:val="00E41871"/>
    <w:rsid w:val="00E447D6"/>
    <w:rsid w:val="00E45407"/>
    <w:rsid w:val="00E46652"/>
    <w:rsid w:val="00E532AA"/>
    <w:rsid w:val="00E64748"/>
    <w:rsid w:val="00E66391"/>
    <w:rsid w:val="00E7103C"/>
    <w:rsid w:val="00E71127"/>
    <w:rsid w:val="00E722F0"/>
    <w:rsid w:val="00E736AA"/>
    <w:rsid w:val="00E7412D"/>
    <w:rsid w:val="00E75870"/>
    <w:rsid w:val="00E87C90"/>
    <w:rsid w:val="00E91475"/>
    <w:rsid w:val="00E9196A"/>
    <w:rsid w:val="00E91E6E"/>
    <w:rsid w:val="00E96B4D"/>
    <w:rsid w:val="00EA027C"/>
    <w:rsid w:val="00EA1D08"/>
    <w:rsid w:val="00EA4FB4"/>
    <w:rsid w:val="00EA57E2"/>
    <w:rsid w:val="00EA5B48"/>
    <w:rsid w:val="00EA79A2"/>
    <w:rsid w:val="00EA7DCF"/>
    <w:rsid w:val="00EB05A0"/>
    <w:rsid w:val="00EC0E80"/>
    <w:rsid w:val="00EC12F6"/>
    <w:rsid w:val="00EC2C63"/>
    <w:rsid w:val="00EC66B7"/>
    <w:rsid w:val="00EE51B1"/>
    <w:rsid w:val="00EE7BF5"/>
    <w:rsid w:val="00EF0A0A"/>
    <w:rsid w:val="00EF431F"/>
    <w:rsid w:val="00EF561D"/>
    <w:rsid w:val="00F02171"/>
    <w:rsid w:val="00F04980"/>
    <w:rsid w:val="00F12AAE"/>
    <w:rsid w:val="00F140F4"/>
    <w:rsid w:val="00F14479"/>
    <w:rsid w:val="00F15353"/>
    <w:rsid w:val="00F17901"/>
    <w:rsid w:val="00F20457"/>
    <w:rsid w:val="00F3247F"/>
    <w:rsid w:val="00F32BC7"/>
    <w:rsid w:val="00F32DE1"/>
    <w:rsid w:val="00F33219"/>
    <w:rsid w:val="00F33236"/>
    <w:rsid w:val="00F33C73"/>
    <w:rsid w:val="00F40D41"/>
    <w:rsid w:val="00F46116"/>
    <w:rsid w:val="00F463ED"/>
    <w:rsid w:val="00F51153"/>
    <w:rsid w:val="00F612C7"/>
    <w:rsid w:val="00F677C6"/>
    <w:rsid w:val="00F71E0A"/>
    <w:rsid w:val="00F8151E"/>
    <w:rsid w:val="00F90433"/>
    <w:rsid w:val="00F91649"/>
    <w:rsid w:val="00F9319B"/>
    <w:rsid w:val="00F95E19"/>
    <w:rsid w:val="00F966C8"/>
    <w:rsid w:val="00FA1CE0"/>
    <w:rsid w:val="00FA2AB0"/>
    <w:rsid w:val="00FA3249"/>
    <w:rsid w:val="00FB12E9"/>
    <w:rsid w:val="00FB5D95"/>
    <w:rsid w:val="00FC5002"/>
    <w:rsid w:val="00FC77AF"/>
    <w:rsid w:val="00FD117B"/>
    <w:rsid w:val="00FD2B50"/>
    <w:rsid w:val="00FE254A"/>
    <w:rsid w:val="00FF6418"/>
    <w:rsid w:val="00FF6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asciiTheme="majorHAnsi" w:eastAsia="黑体" w:hAnsiTheme="majorHAnsi" w:cstheme="majorBidi"/>
      <w:b/>
      <w:bCs/>
      <w:kern w:val="28"/>
      <w:sz w:val="44"/>
      <w:szCs w:val="32"/>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b/>
      <w:bCs/>
      <w:kern w:val="44"/>
      <w:sz w:val="36"/>
      <w:szCs w:val="44"/>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b/>
      <w:bCs/>
      <w:kern w:val="44"/>
      <w:sz w:val="30"/>
      <w:szCs w:val="44"/>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asciiTheme="majorHAnsi" w:eastAsia="黑体" w:hAnsiTheme="majorHAnsi" w:cstheme="majorBidi"/>
      <w:b/>
      <w:bCs/>
      <w:kern w:val="2"/>
      <w:sz w:val="28"/>
      <w:szCs w:val="32"/>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
      <w:bCs/>
      <w:kern w:val="2"/>
      <w:sz w:val="24"/>
      <w:szCs w:val="32"/>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
      <w:bCs/>
      <w:kern w:val="2"/>
      <w:sz w:val="24"/>
      <w:szCs w:val="32"/>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kern w:val="2"/>
      <w:sz w:val="24"/>
      <w:szCs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rFonts w:eastAsia="黑体"/>
      <w:b/>
      <w:bCs/>
      <w:kern w:val="44"/>
      <w:sz w:val="36"/>
      <w:szCs w:val="44"/>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 w:type="character" w:styleId="aff0">
    <w:name w:val="annotation reference"/>
    <w:basedOn w:val="a5"/>
    <w:uiPriority w:val="99"/>
    <w:semiHidden/>
    <w:unhideWhenUsed/>
    <w:rsid w:val="007A64FD"/>
    <w:rPr>
      <w:sz w:val="21"/>
      <w:szCs w:val="21"/>
    </w:rPr>
  </w:style>
  <w:style w:type="paragraph" w:styleId="aff1">
    <w:name w:val="annotation text"/>
    <w:basedOn w:val="a4"/>
    <w:link w:val="Charf1"/>
    <w:uiPriority w:val="99"/>
    <w:semiHidden/>
    <w:unhideWhenUsed/>
    <w:rsid w:val="007A64FD"/>
    <w:pPr>
      <w:jc w:val="left"/>
    </w:pPr>
  </w:style>
  <w:style w:type="character" w:customStyle="1" w:styleId="Charf1">
    <w:name w:val="批注文字 Char"/>
    <w:basedOn w:val="a5"/>
    <w:link w:val="aff1"/>
    <w:uiPriority w:val="99"/>
    <w:semiHidden/>
    <w:rsid w:val="007A64FD"/>
    <w:rPr>
      <w:kern w:val="2"/>
      <w:sz w:val="24"/>
      <w:szCs w:val="24"/>
    </w:rPr>
  </w:style>
  <w:style w:type="paragraph" w:styleId="aff2">
    <w:name w:val="annotation subject"/>
    <w:basedOn w:val="aff1"/>
    <w:next w:val="aff1"/>
    <w:link w:val="Charf2"/>
    <w:uiPriority w:val="99"/>
    <w:semiHidden/>
    <w:unhideWhenUsed/>
    <w:rsid w:val="007A64FD"/>
    <w:rPr>
      <w:b/>
      <w:bCs/>
    </w:rPr>
  </w:style>
  <w:style w:type="character" w:customStyle="1" w:styleId="Charf2">
    <w:name w:val="批注主题 Char"/>
    <w:basedOn w:val="Charf1"/>
    <w:link w:val="aff2"/>
    <w:uiPriority w:val="99"/>
    <w:semiHidden/>
    <w:rsid w:val="007A64FD"/>
    <w:rPr>
      <w:b/>
      <w:bCs/>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3.wmf"/><Relationship Id="rId21" Type="http://schemas.openxmlformats.org/officeDocument/2006/relationships/image" Target="media/image3.png"/><Relationship Id="rId42" Type="http://schemas.openxmlformats.org/officeDocument/2006/relationships/image" Target="media/image24.jpeg"/><Relationship Id="rId47" Type="http://schemas.openxmlformats.org/officeDocument/2006/relationships/oleObject" Target="embeddings/oleObject2.bin"/><Relationship Id="rId63" Type="http://schemas.openxmlformats.org/officeDocument/2006/relationships/oleObject" Target="embeddings/oleObject10.bin"/><Relationship Id="rId68" Type="http://schemas.openxmlformats.org/officeDocument/2006/relationships/image" Target="media/image39.wmf"/><Relationship Id="rId84" Type="http://schemas.openxmlformats.org/officeDocument/2006/relationships/oleObject" Target="embeddings/oleObject21.bin"/><Relationship Id="rId89" Type="http://schemas.openxmlformats.org/officeDocument/2006/relationships/image" Target="media/image49.wmf"/><Relationship Id="rId112" Type="http://schemas.openxmlformats.org/officeDocument/2006/relationships/oleObject" Target="embeddings/oleObject35.bin"/><Relationship Id="rId133" Type="http://schemas.openxmlformats.org/officeDocument/2006/relationships/image" Target="media/image71.wmf"/><Relationship Id="rId138" Type="http://schemas.openxmlformats.org/officeDocument/2006/relationships/oleObject" Target="embeddings/oleObject48.bin"/><Relationship Id="rId16" Type="http://schemas.openxmlformats.org/officeDocument/2006/relationships/header" Target="header3.xml"/><Relationship Id="rId107" Type="http://schemas.openxmlformats.org/officeDocument/2006/relationships/image" Target="media/image58.wmf"/><Relationship Id="rId11"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image" Target="media/image19.jpeg"/><Relationship Id="rId53" Type="http://schemas.openxmlformats.org/officeDocument/2006/relationships/oleObject" Target="embeddings/oleObject5.bin"/><Relationship Id="rId58" Type="http://schemas.openxmlformats.org/officeDocument/2006/relationships/image" Target="media/image34.wmf"/><Relationship Id="rId74" Type="http://schemas.openxmlformats.org/officeDocument/2006/relationships/image" Target="media/image42.wmf"/><Relationship Id="rId79" Type="http://schemas.openxmlformats.org/officeDocument/2006/relationships/oleObject" Target="embeddings/oleObject18.bin"/><Relationship Id="rId102" Type="http://schemas.openxmlformats.org/officeDocument/2006/relationships/oleObject" Target="embeddings/oleObject30.bin"/><Relationship Id="rId123" Type="http://schemas.openxmlformats.org/officeDocument/2006/relationships/image" Target="media/image66.wmf"/><Relationship Id="rId128" Type="http://schemas.openxmlformats.org/officeDocument/2006/relationships/oleObject" Target="embeddings/oleObject43.bin"/><Relationship Id="rId144" Type="http://schemas.openxmlformats.org/officeDocument/2006/relationships/oleObject" Target="embeddings/oleObject52.bin"/><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oleObject" Target="embeddings/oleObject24.bin"/><Relationship Id="rId95" Type="http://schemas.openxmlformats.org/officeDocument/2006/relationships/image" Target="media/image52.wmf"/><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29.wmf"/><Relationship Id="rId64" Type="http://schemas.openxmlformats.org/officeDocument/2006/relationships/image" Target="media/image37.wmf"/><Relationship Id="rId69" Type="http://schemas.openxmlformats.org/officeDocument/2006/relationships/oleObject" Target="embeddings/oleObject13.bin"/><Relationship Id="rId113" Type="http://schemas.openxmlformats.org/officeDocument/2006/relationships/image" Target="media/image61.wmf"/><Relationship Id="rId118" Type="http://schemas.openxmlformats.org/officeDocument/2006/relationships/oleObject" Target="embeddings/oleObject38.bin"/><Relationship Id="rId134" Type="http://schemas.openxmlformats.org/officeDocument/2006/relationships/oleObject" Target="embeddings/oleObject46.bin"/><Relationship Id="rId139" Type="http://schemas.openxmlformats.org/officeDocument/2006/relationships/image" Target="media/image74.jpeg"/><Relationship Id="rId80" Type="http://schemas.openxmlformats.org/officeDocument/2006/relationships/oleObject" Target="embeddings/oleObject19.bin"/><Relationship Id="rId85"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wmf"/><Relationship Id="rId59" Type="http://schemas.openxmlformats.org/officeDocument/2006/relationships/oleObject" Target="embeddings/oleObject8.bin"/><Relationship Id="rId67" Type="http://schemas.openxmlformats.org/officeDocument/2006/relationships/oleObject" Target="embeddings/oleObject12.bin"/><Relationship Id="rId103" Type="http://schemas.openxmlformats.org/officeDocument/2006/relationships/image" Target="media/image56.wmf"/><Relationship Id="rId108" Type="http://schemas.openxmlformats.org/officeDocument/2006/relationships/oleObject" Target="embeddings/oleObject33.bin"/><Relationship Id="rId116" Type="http://schemas.openxmlformats.org/officeDocument/2006/relationships/oleObject" Target="embeddings/oleObject37.bin"/><Relationship Id="rId124" Type="http://schemas.openxmlformats.org/officeDocument/2006/relationships/oleObject" Target="embeddings/oleObject41.bin"/><Relationship Id="rId129" Type="http://schemas.openxmlformats.org/officeDocument/2006/relationships/image" Target="media/image69.wmf"/><Relationship Id="rId137" Type="http://schemas.openxmlformats.org/officeDocument/2006/relationships/image" Target="media/image73.wmf"/><Relationship Id="rId20" Type="http://schemas.openxmlformats.org/officeDocument/2006/relationships/oleObject" Target="embeddings/oleObject1.bin"/><Relationship Id="rId41" Type="http://schemas.openxmlformats.org/officeDocument/2006/relationships/image" Target="media/image23.jpeg"/><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oleObject" Target="embeddings/oleObject16.bin"/><Relationship Id="rId83" Type="http://schemas.openxmlformats.org/officeDocument/2006/relationships/image" Target="media/image46.wmf"/><Relationship Id="rId88" Type="http://schemas.openxmlformats.org/officeDocument/2006/relationships/oleObject" Target="embeddings/oleObject23.bin"/><Relationship Id="rId91" Type="http://schemas.openxmlformats.org/officeDocument/2006/relationships/image" Target="media/image50.wmf"/><Relationship Id="rId96" Type="http://schemas.openxmlformats.org/officeDocument/2006/relationships/oleObject" Target="embeddings/oleObject27.bin"/><Relationship Id="rId111" Type="http://schemas.openxmlformats.org/officeDocument/2006/relationships/image" Target="media/image60.wmf"/><Relationship Id="rId132" Type="http://schemas.openxmlformats.org/officeDocument/2006/relationships/oleObject" Target="embeddings/oleObject45.bin"/><Relationship Id="rId140" Type="http://schemas.openxmlformats.org/officeDocument/2006/relationships/oleObject" Target="embeddings/oleObject49.bin"/><Relationship Id="rId145" Type="http://schemas.openxmlformats.org/officeDocument/2006/relationships/image" Target="media/image76.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oleObject" Target="embeddings/oleObject3.bin"/><Relationship Id="rId57" Type="http://schemas.openxmlformats.org/officeDocument/2006/relationships/oleObject" Target="embeddings/oleObject7.bin"/><Relationship Id="rId106" Type="http://schemas.openxmlformats.org/officeDocument/2006/relationships/oleObject" Target="embeddings/oleObject32.bin"/><Relationship Id="rId114" Type="http://schemas.openxmlformats.org/officeDocument/2006/relationships/oleObject" Target="embeddings/oleObject36.bin"/><Relationship Id="rId119" Type="http://schemas.openxmlformats.org/officeDocument/2006/relationships/image" Target="media/image64.wmf"/><Relationship Id="rId127" Type="http://schemas.openxmlformats.org/officeDocument/2006/relationships/image" Target="media/image68.wmf"/><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oleObject" Target="embeddings/oleObject11.bin"/><Relationship Id="rId73" Type="http://schemas.openxmlformats.org/officeDocument/2006/relationships/oleObject" Target="embeddings/oleObject15.bin"/><Relationship Id="rId78" Type="http://schemas.openxmlformats.org/officeDocument/2006/relationships/image" Target="media/image44.wmf"/><Relationship Id="rId81" Type="http://schemas.openxmlformats.org/officeDocument/2006/relationships/image" Target="media/image45.wmf"/><Relationship Id="rId86" Type="http://schemas.openxmlformats.org/officeDocument/2006/relationships/oleObject" Target="embeddings/oleObject22.bin"/><Relationship Id="rId94" Type="http://schemas.openxmlformats.org/officeDocument/2006/relationships/oleObject" Target="embeddings/oleObject26.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40.bin"/><Relationship Id="rId130" Type="http://schemas.openxmlformats.org/officeDocument/2006/relationships/oleObject" Target="embeddings/oleObject44.bin"/><Relationship Id="rId135" Type="http://schemas.openxmlformats.org/officeDocument/2006/relationships/image" Target="media/image72.jpeg"/><Relationship Id="rId143" Type="http://schemas.openxmlformats.org/officeDocument/2006/relationships/oleObject" Target="embeddings/oleObject51.bin"/><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1.jpeg"/><Relationship Id="rId109" Type="http://schemas.openxmlformats.org/officeDocument/2006/relationships/image" Target="media/image59.wmf"/><Relationship Id="rId34" Type="http://schemas.openxmlformats.org/officeDocument/2006/relationships/image" Target="media/image16.png"/><Relationship Id="rId50" Type="http://schemas.openxmlformats.org/officeDocument/2006/relationships/image" Target="media/image30.wmf"/><Relationship Id="rId55" Type="http://schemas.openxmlformats.org/officeDocument/2006/relationships/oleObject" Target="embeddings/oleObject6.bin"/><Relationship Id="rId76" Type="http://schemas.openxmlformats.org/officeDocument/2006/relationships/oleObject" Target="embeddings/oleObject17.bin"/><Relationship Id="rId97" Type="http://schemas.openxmlformats.org/officeDocument/2006/relationships/image" Target="media/image53.wmf"/><Relationship Id="rId104" Type="http://schemas.openxmlformats.org/officeDocument/2006/relationships/oleObject" Target="embeddings/oleObject31.bin"/><Relationship Id="rId120" Type="http://schemas.openxmlformats.org/officeDocument/2006/relationships/oleObject" Target="embeddings/oleObject39.bin"/><Relationship Id="rId125" Type="http://schemas.openxmlformats.org/officeDocument/2006/relationships/image" Target="media/image67.wmf"/><Relationship Id="rId141" Type="http://schemas.openxmlformats.org/officeDocument/2006/relationships/oleObject" Target="embeddings/oleObject50.bin"/><Relationship Id="rId146"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oleObject" Target="embeddings/oleObject14.bin"/><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jpeg"/><Relationship Id="rId45" Type="http://schemas.openxmlformats.org/officeDocument/2006/relationships/image" Target="media/image27.emf"/><Relationship Id="rId66" Type="http://schemas.openxmlformats.org/officeDocument/2006/relationships/image" Target="media/image38.wmf"/><Relationship Id="rId87" Type="http://schemas.openxmlformats.org/officeDocument/2006/relationships/image" Target="media/image48.wmf"/><Relationship Id="rId110" Type="http://schemas.openxmlformats.org/officeDocument/2006/relationships/oleObject" Target="embeddings/oleObject34.bin"/><Relationship Id="rId115" Type="http://schemas.openxmlformats.org/officeDocument/2006/relationships/image" Target="media/image62.wmf"/><Relationship Id="rId131" Type="http://schemas.openxmlformats.org/officeDocument/2006/relationships/image" Target="media/image70.jpeg"/><Relationship Id="rId136" Type="http://schemas.openxmlformats.org/officeDocument/2006/relationships/oleObject" Target="embeddings/oleObject47.bin"/><Relationship Id="rId61" Type="http://schemas.openxmlformats.org/officeDocument/2006/relationships/oleObject" Target="embeddings/oleObject9.bin"/><Relationship Id="rId82" Type="http://schemas.openxmlformats.org/officeDocument/2006/relationships/oleObject" Target="embeddings/oleObject20.bin"/><Relationship Id="rId19" Type="http://schemas.openxmlformats.org/officeDocument/2006/relationships/image" Target="media/image2.emf"/><Relationship Id="rId14" Type="http://schemas.openxmlformats.org/officeDocument/2006/relationships/footer" Target="footer3.xml"/><Relationship Id="rId30" Type="http://schemas.openxmlformats.org/officeDocument/2006/relationships/image" Target="media/image12.jpeg"/><Relationship Id="rId35" Type="http://schemas.openxmlformats.org/officeDocument/2006/relationships/image" Target="media/image17.jpeg"/><Relationship Id="rId56" Type="http://schemas.openxmlformats.org/officeDocument/2006/relationships/image" Target="media/image33.wmf"/><Relationship Id="rId77" Type="http://schemas.openxmlformats.org/officeDocument/2006/relationships/image" Target="media/image43.png"/><Relationship Id="rId100" Type="http://schemas.openxmlformats.org/officeDocument/2006/relationships/oleObject" Target="embeddings/oleObject29.bin"/><Relationship Id="rId105" Type="http://schemas.openxmlformats.org/officeDocument/2006/relationships/image" Target="media/image57.wmf"/><Relationship Id="rId126" Type="http://schemas.openxmlformats.org/officeDocument/2006/relationships/oleObject" Target="embeddings/oleObject42.bin"/><Relationship Id="rId147"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image" Target="media/image41.wmf"/><Relationship Id="rId93" Type="http://schemas.openxmlformats.org/officeDocument/2006/relationships/image" Target="media/image51.wmf"/><Relationship Id="rId98" Type="http://schemas.openxmlformats.org/officeDocument/2006/relationships/oleObject" Target="embeddings/oleObject28.bin"/><Relationship Id="rId121" Type="http://schemas.openxmlformats.org/officeDocument/2006/relationships/image" Target="media/image65.wmf"/><Relationship Id="rId142" Type="http://schemas.openxmlformats.org/officeDocument/2006/relationships/image" Target="media/image7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5B6657-4259-48AF-972B-B7237DE9E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70</Pages>
  <Words>8656</Words>
  <Characters>49344</Characters>
  <Application>Microsoft Office Word</Application>
  <DocSecurity>0</DocSecurity>
  <Lines>411</Lines>
  <Paragraphs>115</Paragraphs>
  <ScaleCrop>false</ScaleCrop>
  <Company>WwW.YlmF.CoM</Company>
  <LinksUpToDate>false</LinksUpToDate>
  <CharactersWithSpaces>57885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Lab404</cp:lastModifiedBy>
  <cp:revision>1326</cp:revision>
  <cp:lastPrinted>2014-05-14T08:12:00Z</cp:lastPrinted>
  <dcterms:created xsi:type="dcterms:W3CDTF">2014-05-05T01:30:00Z</dcterms:created>
  <dcterms:modified xsi:type="dcterms:W3CDTF">2014-05-19T03:58:00Z</dcterms:modified>
</cp:coreProperties>
</file>